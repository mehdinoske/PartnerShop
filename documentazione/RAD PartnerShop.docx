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0A82F33" w14:textId="14CD07DA" w:rsidR="0F9E9609" w:rsidRDefault="0F9E9609" w:rsidP="0F9E9609">
      <w:pPr>
        <w:spacing w:after="0" w:line="276" w:lineRule="auto"/>
        <w:jc w:val="both"/>
        <w:rPr>
          <w:rFonts w:ascii="Arial" w:eastAsia="Arial" w:hAnsi="Arial" w:cs="Arial"/>
          <w:color w:val="000000" w:themeColor="text1"/>
          <w:lang w:eastAsia="it-IT"/>
        </w:rPr>
      </w:pPr>
    </w:p>
    <w:p w14:paraId="5A69CE2B" w14:textId="43313FE6" w:rsidR="00707A12" w:rsidRPr="003261F4" w:rsidRDefault="001868FB" w:rsidP="0FF743FE">
      <w:pPr>
        <w:spacing w:after="0" w:line="276" w:lineRule="auto"/>
        <w:jc w:val="both"/>
        <w:rPr>
          <w:rFonts w:ascii="Arial" w:eastAsia="Arial" w:hAnsi="Arial" w:cs="Arial"/>
          <w:color w:val="000000"/>
          <w:lang w:eastAsia="it-IT"/>
        </w:rPr>
      </w:pPr>
      <w:bookmarkStart w:id="0" w:name="_Hlk92296298"/>
      <w:bookmarkEnd w:id="0"/>
      <w:r w:rsidRPr="0FF743FE">
        <w:rPr>
          <w:rFonts w:ascii="Arial" w:eastAsia="Arial" w:hAnsi="Arial" w:cs="Arial"/>
          <w:color w:val="000000" w:themeColor="text1"/>
          <w:lang w:eastAsia="it-IT"/>
        </w:rPr>
        <w:t xml:space="preserve"> </w:t>
      </w:r>
    </w:p>
    <w:tbl>
      <w:tblPr>
        <w:tblpPr w:leftFromText="141" w:rightFromText="141" w:vertAnchor="text" w:horzAnchor="margin" w:tblpX="-2" w:tblpY="988"/>
        <w:tblW w:w="9498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498"/>
      </w:tblGrid>
      <w:tr w:rsidR="00707A12" w:rsidRPr="003261F4" w14:paraId="0B8E80F9" w14:textId="77777777">
        <w:trPr>
          <w:trHeight w:val="3009"/>
        </w:trPr>
        <w:tc>
          <w:tcPr>
            <w:tcW w:w="9498" w:type="dxa"/>
          </w:tcPr>
          <w:p w14:paraId="6B3B22AA" w14:textId="4A629714" w:rsidR="005F46B0" w:rsidRPr="003261F4" w:rsidRDefault="00BF0F11" w:rsidP="00954FD3">
            <w:pPr>
              <w:pStyle w:val="TitoloDocumento"/>
              <w:widowControl w:val="0"/>
              <w:jc w:val="center"/>
              <w:rPr>
                <w:rFonts w:asciiTheme="majorHAnsi" w:eastAsia="Microsoft YaHei UI" w:hAnsiTheme="majorHAnsi" w:cstheme="majorHAnsi"/>
                <w:color w:val="7B230B" w:themeColor="accent1" w:themeShade="BF"/>
                <w:sz w:val="72"/>
                <w:szCs w:val="94"/>
              </w:rPr>
            </w:pPr>
            <w:proofErr w:type="spellStart"/>
            <w:r w:rsidRPr="003261F4">
              <w:rPr>
                <w:rFonts w:asciiTheme="majorHAnsi" w:hAnsiTheme="majorHAnsi" w:cstheme="majorHAnsi"/>
                <w:color w:val="656565" w:themeColor="text2" w:themeTint="BF"/>
              </w:rPr>
              <w:t>R</w:t>
            </w:r>
            <w:r w:rsidR="00421465" w:rsidRPr="003261F4">
              <w:rPr>
                <w:rFonts w:asciiTheme="majorHAnsi" w:hAnsiTheme="majorHAnsi" w:cstheme="majorHAnsi"/>
                <w:color w:val="656565" w:themeColor="text2" w:themeTint="BF"/>
              </w:rPr>
              <w:t>equirements</w:t>
            </w:r>
            <w:proofErr w:type="spellEnd"/>
            <w:r w:rsidR="00421465" w:rsidRPr="003261F4">
              <w:rPr>
                <w:rFonts w:asciiTheme="majorHAnsi" w:hAnsiTheme="majorHAnsi" w:cstheme="majorHAnsi"/>
                <w:color w:val="656565" w:themeColor="text2" w:themeTint="BF"/>
              </w:rPr>
              <w:t xml:space="preserve"> </w:t>
            </w:r>
            <w:r w:rsidR="00A053E8" w:rsidRPr="003261F4">
              <w:rPr>
                <w:rFonts w:asciiTheme="majorHAnsi" w:hAnsiTheme="majorHAnsi" w:cstheme="majorHAnsi"/>
                <w:color w:val="656565" w:themeColor="text2" w:themeTint="BF"/>
              </w:rPr>
              <w:t xml:space="preserve">Analysis </w:t>
            </w:r>
            <w:proofErr w:type="spellStart"/>
            <w:r w:rsidR="00A053E8" w:rsidRPr="003261F4">
              <w:rPr>
                <w:rFonts w:asciiTheme="majorHAnsi" w:hAnsiTheme="majorHAnsi" w:cstheme="majorHAnsi"/>
                <w:color w:val="656565" w:themeColor="text2" w:themeTint="BF"/>
              </w:rPr>
              <w:t>Document</w:t>
            </w:r>
            <w:proofErr w:type="spellEnd"/>
            <w:r w:rsidR="00A053E8" w:rsidRPr="003261F4">
              <w:rPr>
                <w:rFonts w:asciiTheme="majorHAnsi" w:hAnsiTheme="majorHAnsi" w:cstheme="majorHAnsi"/>
                <w:color w:val="656565" w:themeColor="text2" w:themeTint="BF"/>
              </w:rPr>
              <w:t xml:space="preserve"> </w:t>
            </w:r>
            <w:r w:rsidR="000B0F3F" w:rsidRPr="003261F4">
              <w:rPr>
                <w:rFonts w:asciiTheme="majorHAnsi" w:hAnsiTheme="majorHAnsi" w:cstheme="majorHAnsi"/>
              </w:rPr>
              <w:br/>
            </w:r>
          </w:p>
          <w:p w14:paraId="4BB63B27" w14:textId="01FC83EE" w:rsidR="00CE2F18" w:rsidRPr="003261F4" w:rsidRDefault="00CC3494" w:rsidP="00954FD3">
            <w:pPr>
              <w:pStyle w:val="TitoloDocumento"/>
              <w:widowControl w:val="0"/>
              <w:jc w:val="center"/>
              <w:rPr>
                <w:color w:val="FF0000"/>
                <w:sz w:val="56"/>
                <w:szCs w:val="92"/>
              </w:rPr>
            </w:pPr>
            <w:r w:rsidRPr="003261F4">
              <w:rPr>
                <w:noProof/>
                <w:color w:val="FF0000"/>
                <w:sz w:val="56"/>
                <w:szCs w:val="92"/>
              </w:rPr>
              <w:drawing>
                <wp:inline distT="0" distB="0" distL="0" distR="0" wp14:anchorId="4F5DED71" wp14:editId="616AF9CB">
                  <wp:extent cx="5904230" cy="1027430"/>
                  <wp:effectExtent l="0" t="0" r="1270" b="127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8EB48" w14:textId="464FC3C0" w:rsidR="00B3607A" w:rsidRPr="003261F4" w:rsidRDefault="00F144FE" w:rsidP="000B0F3F">
            <w:pPr>
              <w:pStyle w:val="TitoloDocumento"/>
              <w:widowControl w:val="0"/>
              <w:jc w:val="center"/>
              <w:rPr>
                <w:sz w:val="40"/>
                <w:szCs w:val="40"/>
              </w:rPr>
            </w:pPr>
            <w:r w:rsidRPr="003261F4">
              <w:rPr>
                <w:noProof/>
              </w:rPr>
              <mc:AlternateContent>
                <mc:Choice Requires="wps">
                  <w:drawing>
                    <wp:anchor distT="0" distB="0" distL="89535" distR="89535" simplePos="0" relativeHeight="251658240" behindDoc="0" locked="0" layoutInCell="1" allowOverlap="1" wp14:anchorId="47AD702F" wp14:editId="42F58228">
                      <wp:simplePos x="0" y="0"/>
                      <wp:positionH relativeFrom="margin">
                        <wp:posOffset>962660</wp:posOffset>
                      </wp:positionH>
                      <wp:positionV relativeFrom="paragraph">
                        <wp:posOffset>3175</wp:posOffset>
                      </wp:positionV>
                      <wp:extent cx="4522470" cy="2077720"/>
                      <wp:effectExtent l="0" t="0" r="0" b="0"/>
                      <wp:wrapSquare wrapText="bothSides"/>
                      <wp:docPr id="1" name="Cornice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522470" cy="2077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</wps:spPr>
                            <wps:txbx>
                              <w:txbxContent>
                                <w:p w14:paraId="54C268A4" w14:textId="0240DA6A" w:rsidR="00675B79" w:rsidRDefault="00675B79"/>
                              </w:txbxContent>
                            </wps:txbx>
                            <wps:bodyPr wrap="none" lIns="0" tIns="0" rIns="0" bIns="0" anchor="t">
                              <a:sp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AD702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ornice1" o:spid="_x0000_s1026" type="#_x0000_t202" style="position:absolute;left:0;text-align:left;margin-left:75.8pt;margin-top:.25pt;width:356.1pt;height:163.6pt;z-index:251658240;visibility:visible;mso-wrap-style:none;mso-height-percent:0;mso-wrap-distance-left:7.05pt;mso-wrap-distance-top:0;mso-wrap-distance-right:7.05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" stroked="f">
                      <v:fill opacity="0"/>
                      <v:textbox style="mso-fit-shape-to-text:t" inset="0,0,0,0">
                        <w:txbxContent>
                          <w:p w14:paraId="54C268A4" w14:textId="0240DA6A" w:rsidR="00675B79" w:rsidRDefault="00675B79"/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</w:p>
          <w:p w14:paraId="575A3AE9" w14:textId="6BEEE18D" w:rsidR="00707A12" w:rsidRPr="003261F4" w:rsidRDefault="00707A12">
            <w:pPr>
              <w:pStyle w:val="TitoloDocumento"/>
              <w:widowControl w:val="0"/>
              <w:rPr>
                <w:sz w:val="24"/>
                <w:szCs w:val="24"/>
              </w:rPr>
            </w:pPr>
          </w:p>
          <w:tbl>
            <w:tblPr>
              <w:tblpPr w:leftFromText="141" w:rightFromText="141" w:vertAnchor="text" w:horzAnchor="page" w:tblpX="1640" w:tblpY="-80"/>
              <w:tblW w:w="7122" w:type="dxa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2127"/>
              <w:gridCol w:w="4995"/>
            </w:tblGrid>
            <w:tr w:rsidR="00D034B8" w:rsidRPr="003261F4" w14:paraId="7DDD785D" w14:textId="77777777" w:rsidTr="00D034B8">
              <w:trPr>
                <w:trHeight w:val="254"/>
              </w:trPr>
              <w:tc>
                <w:tcPr>
                  <w:tcW w:w="2127" w:type="dxa"/>
                  <w:tcBorders>
                    <w:bottom w:val="single" w:sz="4" w:space="0" w:color="606D7A"/>
                    <w:right w:val="single" w:sz="4" w:space="0" w:color="606D7A"/>
                  </w:tcBorders>
                </w:tcPr>
                <w:p w14:paraId="4AC64ED8" w14:textId="283B9E0B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</w:p>
              </w:tc>
              <w:tc>
                <w:tcPr>
                  <w:tcW w:w="4995" w:type="dxa"/>
                  <w:tcBorders>
                    <w:left w:val="single" w:sz="4" w:space="0" w:color="606D7A"/>
                    <w:bottom w:val="single" w:sz="4" w:space="0" w:color="606D7A"/>
                  </w:tcBorders>
                </w:tcPr>
                <w:p w14:paraId="34CB7F40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</w:p>
              </w:tc>
            </w:tr>
            <w:tr w:rsidR="00D034B8" w:rsidRPr="003261F4" w14:paraId="45DC2D07" w14:textId="77777777" w:rsidTr="00D034B8">
              <w:trPr>
                <w:trHeight w:val="254"/>
              </w:trPr>
              <w:tc>
                <w:tcPr>
                  <w:tcW w:w="2127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</w:tcPr>
                <w:p w14:paraId="345F77E1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>Versione</w:t>
                  </w:r>
                </w:p>
              </w:tc>
              <w:tc>
                <w:tcPr>
                  <w:tcW w:w="4995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</w:tcPr>
                <w:p w14:paraId="4D86C263" w14:textId="18618E86" w:rsidR="00D034B8" w:rsidRPr="003261F4" w:rsidRDefault="00940710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2.0</w:t>
                  </w:r>
                </w:p>
              </w:tc>
            </w:tr>
            <w:tr w:rsidR="00D034B8" w:rsidRPr="003261F4" w14:paraId="5EBE7557" w14:textId="77777777" w:rsidTr="00D034B8">
              <w:trPr>
                <w:trHeight w:val="254"/>
              </w:trPr>
              <w:tc>
                <w:tcPr>
                  <w:tcW w:w="2127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</w:tcPr>
                <w:p w14:paraId="2AB82FF3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>Data</w:t>
                  </w:r>
                </w:p>
              </w:tc>
              <w:tc>
                <w:tcPr>
                  <w:tcW w:w="4995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</w:tcPr>
                <w:p w14:paraId="77143EE9" w14:textId="1AAE8624" w:rsidR="00D034B8" w:rsidRPr="003261F4" w:rsidRDefault="00940710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>
                    <w:rPr>
                      <w:rFonts w:ascii="Century Gothic" w:hAnsi="Century Gothic"/>
                    </w:rPr>
                    <w:t>06</w:t>
                  </w:r>
                  <w:r w:rsidR="00D034B8" w:rsidRPr="003261F4">
                    <w:rPr>
                      <w:rFonts w:ascii="Century Gothic" w:hAnsi="Century Gothic"/>
                    </w:rPr>
                    <w:t>/</w:t>
                  </w:r>
                  <w:r>
                    <w:rPr>
                      <w:rFonts w:ascii="Century Gothic" w:hAnsi="Century Gothic"/>
                    </w:rPr>
                    <w:t>02</w:t>
                  </w:r>
                  <w:r w:rsidR="00D034B8" w:rsidRPr="003261F4">
                    <w:rPr>
                      <w:rFonts w:ascii="Century Gothic" w:hAnsi="Century Gothic"/>
                    </w:rPr>
                    <w:t>/202</w:t>
                  </w:r>
                  <w:r>
                    <w:rPr>
                      <w:rFonts w:ascii="Century Gothic" w:hAnsi="Century Gothic"/>
                    </w:rPr>
                    <w:t>2</w:t>
                  </w:r>
                </w:p>
              </w:tc>
            </w:tr>
            <w:tr w:rsidR="00D034B8" w:rsidRPr="003261F4" w14:paraId="5B132DE5" w14:textId="77777777" w:rsidTr="00D034B8">
              <w:trPr>
                <w:trHeight w:val="611"/>
              </w:trPr>
              <w:tc>
                <w:tcPr>
                  <w:tcW w:w="2127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</w:tcPr>
                <w:p w14:paraId="4BA87ED2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>Destinatario</w:t>
                  </w:r>
                </w:p>
              </w:tc>
              <w:tc>
                <w:tcPr>
                  <w:tcW w:w="4995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</w:tcPr>
                <w:p w14:paraId="1A160D91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>Prof. Carmine Gravino</w:t>
                  </w:r>
                </w:p>
              </w:tc>
            </w:tr>
            <w:tr w:rsidR="00D034B8" w:rsidRPr="003261F4" w14:paraId="561CA99C" w14:textId="77777777" w:rsidTr="00D034B8">
              <w:trPr>
                <w:trHeight w:val="611"/>
              </w:trPr>
              <w:tc>
                <w:tcPr>
                  <w:tcW w:w="2127" w:type="dxa"/>
                  <w:tcBorders>
                    <w:top w:val="single" w:sz="4" w:space="0" w:color="606D7A"/>
                    <w:bottom w:val="single" w:sz="4" w:space="0" w:color="606D7A"/>
                    <w:right w:val="single" w:sz="4" w:space="0" w:color="606D7A"/>
                  </w:tcBorders>
                </w:tcPr>
                <w:p w14:paraId="09D48934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>Presentato da</w:t>
                  </w:r>
                </w:p>
              </w:tc>
              <w:tc>
                <w:tcPr>
                  <w:tcW w:w="4995" w:type="dxa"/>
                  <w:tcBorders>
                    <w:top w:val="single" w:sz="4" w:space="0" w:color="606D7A"/>
                    <w:left w:val="single" w:sz="4" w:space="0" w:color="606D7A"/>
                    <w:bottom w:val="single" w:sz="4" w:space="0" w:color="606D7A"/>
                  </w:tcBorders>
                </w:tcPr>
                <w:p w14:paraId="39A04FA8" w14:textId="77777777" w:rsidR="00D034B8" w:rsidRPr="003261F4" w:rsidRDefault="00D034B8" w:rsidP="00520C47">
                  <w:pPr>
                    <w:widowControl w:val="0"/>
                    <w:tabs>
                      <w:tab w:val="left" w:pos="1910"/>
                    </w:tabs>
                    <w:rPr>
                      <w:rFonts w:ascii="Century Gothic" w:hAnsi="Century Gothic" w:cs="Arial"/>
                    </w:rPr>
                  </w:pPr>
                  <w:r w:rsidRPr="003261F4">
                    <w:rPr>
                      <w:rFonts w:ascii="Century Gothic" w:hAnsi="Century Gothic" w:cs="Arial"/>
                    </w:rPr>
                    <w:t xml:space="preserve">Abbatiello Giuseppe, Ancona Marco, </w:t>
                  </w:r>
                  <w:proofErr w:type="spellStart"/>
                  <w:r w:rsidRPr="003261F4">
                    <w:rPr>
                      <w:rFonts w:ascii="Century Gothic" w:hAnsi="Century Gothic" w:cs="Arial"/>
                    </w:rPr>
                    <w:t>Boudad</w:t>
                  </w:r>
                  <w:proofErr w:type="spellEnd"/>
                  <w:r w:rsidRPr="003261F4">
                    <w:rPr>
                      <w:rFonts w:ascii="Century Gothic" w:hAnsi="Century Gothic" w:cs="Arial"/>
                    </w:rPr>
                    <w:t xml:space="preserve"> El Mehdi, De Palma Marco</w:t>
                  </w:r>
                </w:p>
              </w:tc>
            </w:tr>
            <w:tr w:rsidR="00D034B8" w:rsidRPr="003261F4" w14:paraId="511018F4" w14:textId="77777777" w:rsidTr="00D034B8">
              <w:trPr>
                <w:trHeight w:val="611"/>
              </w:trPr>
              <w:tc>
                <w:tcPr>
                  <w:tcW w:w="2127" w:type="dxa"/>
                  <w:tcBorders>
                    <w:top w:val="single" w:sz="4" w:space="0" w:color="606D7A"/>
                    <w:right w:val="single" w:sz="4" w:space="0" w:color="606D7A"/>
                  </w:tcBorders>
                </w:tcPr>
                <w:p w14:paraId="24A3ADC0" w14:textId="122AC744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</w:rPr>
                  </w:pPr>
                </w:p>
              </w:tc>
              <w:tc>
                <w:tcPr>
                  <w:tcW w:w="4995" w:type="dxa"/>
                  <w:tcBorders>
                    <w:top w:val="single" w:sz="4" w:space="0" w:color="606D7A"/>
                    <w:left w:val="single" w:sz="4" w:space="0" w:color="606D7A"/>
                  </w:tcBorders>
                </w:tcPr>
                <w:p w14:paraId="364D5DB1" w14:textId="77777777" w:rsidR="00D034B8" w:rsidRPr="003261F4" w:rsidRDefault="00D034B8" w:rsidP="00520C47">
                  <w:pPr>
                    <w:widowControl w:val="0"/>
                    <w:rPr>
                      <w:rFonts w:ascii="Century Gothic" w:hAnsi="Century Gothic" w:cs="Arial"/>
                      <w:bCs/>
                    </w:rPr>
                  </w:pPr>
                </w:p>
              </w:tc>
            </w:tr>
          </w:tbl>
          <w:p w14:paraId="3B92D8A8" w14:textId="51A07FA3" w:rsidR="00707A12" w:rsidRPr="003261F4" w:rsidRDefault="00707A12">
            <w:pPr>
              <w:widowControl w:val="0"/>
              <w:spacing w:after="0" w:line="276" w:lineRule="auto"/>
              <w:jc w:val="right"/>
              <w:rPr>
                <w:rFonts w:ascii="Garamond" w:eastAsia="Arial" w:hAnsi="Garamond" w:cs="Arial"/>
                <w:color w:val="521807" w:themeColor="accent1" w:themeShade="80"/>
                <w:sz w:val="40"/>
                <w:szCs w:val="40"/>
                <w:lang w:val="en-US" w:eastAsia="it-IT"/>
              </w:rPr>
            </w:pPr>
          </w:p>
        </w:tc>
      </w:tr>
    </w:tbl>
    <w:p w14:paraId="4539B3B5" w14:textId="6C2619DB" w:rsidR="00707A12" w:rsidRPr="003261F4" w:rsidRDefault="000B0F3F">
      <w:pPr>
        <w:rPr>
          <w:lang w:val="en-US"/>
        </w:rPr>
      </w:pPr>
      <w:r w:rsidRPr="003261F4">
        <w:rPr>
          <w:lang w:val="en-US"/>
        </w:rPr>
        <w:t xml:space="preserve"> </w:t>
      </w:r>
    </w:p>
    <w:p w14:paraId="51B009F5" w14:textId="0D07C78A" w:rsidR="00707A12" w:rsidRPr="003261F4" w:rsidRDefault="00707A12">
      <w:pPr>
        <w:pStyle w:val="GpsTitolo"/>
        <w:rPr>
          <w:rFonts w:eastAsia="Droid Sans"/>
          <w:lang w:val="en-US"/>
        </w:rPr>
        <w:sectPr w:rsidR="00707A12" w:rsidRPr="003261F4">
          <w:headerReference w:type="default" r:id="rId9"/>
          <w:pgSz w:w="11906" w:h="16838"/>
          <w:pgMar w:top="1417" w:right="1134" w:bottom="1134" w:left="1134" w:header="708" w:footer="0" w:gutter="0"/>
          <w:cols w:space="720"/>
          <w:formProt w:val="0"/>
          <w:docGrid w:linePitch="360" w:charSpace="4096"/>
        </w:sectPr>
      </w:pPr>
      <w:bookmarkStart w:id="1" w:name="_Toc465941687"/>
    </w:p>
    <w:p w14:paraId="181DE4D5" w14:textId="570C3BD3" w:rsidR="00E500A0" w:rsidRPr="003261F4" w:rsidRDefault="0077641D" w:rsidP="0077641D">
      <w:pPr>
        <w:pStyle w:val="GpsTitolo"/>
        <w:tabs>
          <w:tab w:val="left" w:pos="3516"/>
        </w:tabs>
        <w:rPr>
          <w:rFonts w:eastAsia="Droid Sans"/>
          <w:lang w:val="en-US"/>
        </w:rPr>
      </w:pPr>
      <w:r>
        <w:rPr>
          <w:rFonts w:eastAsia="Droid Sans"/>
          <w:lang w:val="en-US"/>
        </w:rPr>
        <w:lastRenderedPageBreak/>
        <w:tab/>
      </w:r>
    </w:p>
    <w:p w14:paraId="79BA0767" w14:textId="77777777" w:rsidR="00A71A50" w:rsidRDefault="00A71A50">
      <w:pPr>
        <w:pStyle w:val="Titolosommario"/>
        <w:rPr>
          <w:rFonts w:eastAsia="Droid Sans"/>
          <w:lang w:val="en-US"/>
        </w:rPr>
      </w:pPr>
      <w:ins w:id="2" w:author="{2C858EBC-8EA6-4EF9-8529-CCADD03EF4FB}" w:date="2022-02-13T10:56:00Z">
        <w:r>
          <w:rPr>
            <w:rFonts w:eastAsia="Droid Sans"/>
            <w:lang w:val="en-US"/>
          </w:rPr>
          <w:tab/>
        </w:r>
      </w:ins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1262628644"/>
        <w:docPartObj>
          <w:docPartGallery w:val="Table of Contents"/>
          <w:docPartUnique/>
        </w:docPartObj>
      </w:sdtPr>
      <w:sdtEndPr/>
      <w:sdtContent>
        <w:p w14:paraId="3D5A8E08" w14:textId="25AAA329" w:rsidR="00E500A0" w:rsidRPr="003261F4" w:rsidRDefault="00E500A0">
          <w:pPr>
            <w:pStyle w:val="Titolosommario"/>
          </w:pPr>
          <w:r w:rsidRPr="003261F4">
            <w:t>Sommario</w:t>
          </w:r>
        </w:p>
        <w:p w14:paraId="17983655" w14:textId="7B16FA14" w:rsidR="007B2AED" w:rsidRDefault="13492AF2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 w:rsidR="00237B7D">
            <w:instrText>TOC \o "1-3" \h \z \u</w:instrText>
          </w:r>
          <w:r>
            <w:fldChar w:fldCharType="separate"/>
          </w:r>
          <w:hyperlink w:anchor="_Toc95649695" w:history="1">
            <w:r w:rsidR="007B2AED" w:rsidRPr="007C7DF3">
              <w:rPr>
                <w:rStyle w:val="Collegamentoipertestuale"/>
                <w:noProof/>
              </w:rPr>
              <w:t>Revision</w:t>
            </w:r>
            <w:r w:rsidR="007B2AED" w:rsidRPr="007C7DF3">
              <w:rPr>
                <w:rStyle w:val="Collegamentoipertestuale"/>
                <w:b/>
                <w:bCs/>
                <w:noProof/>
              </w:rPr>
              <w:t xml:space="preserve"> </w:t>
            </w:r>
            <w:r w:rsidR="007B2AED" w:rsidRPr="007C7DF3">
              <w:rPr>
                <w:rStyle w:val="Collegamentoipertestuale"/>
                <w:noProof/>
              </w:rPr>
              <w:t>History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_Toc95649695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3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45690E5B" w14:textId="6398989B" w:rsidR="007B2AED" w:rsidRDefault="00890E4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696" w:history="1">
            <w:r w:rsidR="007B2AED" w:rsidRPr="007C7DF3">
              <w:rPr>
                <w:rStyle w:val="Collegamentoipertestuale"/>
                <w:noProof/>
              </w:rPr>
              <w:t>Membri del team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_Toc95649696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6A588ABA" w14:textId="3662DD8A" w:rsidR="007B2AED" w:rsidRDefault="00890E4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697" w:history="1">
            <w:r w:rsidR="007B2AED" w:rsidRPr="007C7DF3">
              <w:rPr>
                <w:rStyle w:val="Collegamentoipertestuale"/>
                <w:noProof/>
              </w:rPr>
              <w:t>1 Introduzione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_Toc95649697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61CF0152" w14:textId="00516816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698" w:history="1">
            <w:r w:rsidR="007B2AED" w:rsidRPr="007C7DF3">
              <w:rPr>
                <w:rStyle w:val="Collegamentoipertestuale"/>
                <w:noProof/>
              </w:rPr>
              <w:t>1.1 Obiettivi del sistema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_Toc95649698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5D729B60" w14:textId="16C79068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699" w:history="1">
            <w:r w:rsidR="007B2AED" w:rsidRPr="007C7DF3">
              <w:rPr>
                <w:rStyle w:val="Collegamentoipertestuale"/>
                <w:noProof/>
              </w:rPr>
              <w:t>1.2 Ambito del sistema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_Toc95649699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10BFA3FE" w14:textId="4E146ECD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0" w:history="1">
            <w:r w:rsidR="007B2AED" w:rsidRPr="007C7DF3">
              <w:rPr>
                <w:rStyle w:val="Collegamentoipertestuale"/>
                <w:noProof/>
              </w:rPr>
              <w:t>1.3 Obiettivi e criteri di successo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_Toc95649700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5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23031341" w14:textId="43DB42B7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1" w:history="1">
            <w:r w:rsidR="007B2AED" w:rsidRPr="007C7DF3">
              <w:rPr>
                <w:rStyle w:val="Collegamentoipertestuale"/>
                <w:noProof/>
              </w:rPr>
              <w:t>1.4 Definizioni, acronimi e abbreviazioni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_Toc95649701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6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48065F22" w14:textId="6586825E" w:rsidR="007B2AED" w:rsidRDefault="00890E4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2" w:history="1">
            <w:r w:rsidR="007B2AED" w:rsidRPr="007C7DF3">
              <w:rPr>
                <w:rStyle w:val="Collegamentoipertestuale"/>
                <w:noProof/>
              </w:rPr>
              <w:t>2 Sistema Attuale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_Toc95649702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6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377C6FDF" w14:textId="228DB895" w:rsidR="007B2AED" w:rsidRDefault="00890E4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3" w:history="1">
            <w:r w:rsidR="007B2AED" w:rsidRPr="007C7DF3">
              <w:rPr>
                <w:rStyle w:val="Collegamentoipertestuale"/>
                <w:noProof/>
              </w:rPr>
              <w:t>3 Sistema proposto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_Toc95649703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9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3BDC93A8" w14:textId="00B7C397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4" w:history="1">
            <w:r w:rsidR="007B2AED" w:rsidRPr="007C7DF3">
              <w:rPr>
                <w:rStyle w:val="Collegamentoipertestuale"/>
                <w:noProof/>
              </w:rPr>
              <w:t>3.1 Sintesi della sessione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_Toc95649704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9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18195F1D" w14:textId="48759C41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5" w:history="1">
            <w:r w:rsidR="007B2AED" w:rsidRPr="007C7DF3">
              <w:rPr>
                <w:rStyle w:val="Collegamentoipertestuale"/>
                <w:noProof/>
              </w:rPr>
              <w:t>3.2 Requisiti Funzionali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_Toc95649705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9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20628F2A" w14:textId="39221025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6" w:history="1">
            <w:r w:rsidR="007B2AED" w:rsidRPr="007C7DF3">
              <w:rPr>
                <w:rStyle w:val="Collegamentoipertestuale"/>
                <w:noProof/>
              </w:rPr>
              <w:t>3.3 Requisiti non funzionali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_Toc95649706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14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001AF782" w14:textId="2C3F0F3A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7" w:history="1">
            <w:r w:rsidR="007B2AED" w:rsidRPr="007C7DF3">
              <w:rPr>
                <w:rStyle w:val="Collegamentoipertestuale"/>
                <w:noProof/>
              </w:rPr>
              <w:t>3.4 Modello del Sistema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_Toc95649707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18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2595E103" w14:textId="64999443" w:rsidR="007B2AED" w:rsidRDefault="00890E40">
          <w:pPr>
            <w:pStyle w:val="Somma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8" w:history="1">
            <w:r w:rsidR="007B2AED" w:rsidRPr="007C7DF3">
              <w:rPr>
                <w:rStyle w:val="Collegamentoipertestuale"/>
                <w:noProof/>
              </w:rPr>
              <w:t>3.4.1</w:t>
            </w:r>
            <w:r w:rsidR="007B2AED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7B2AED" w:rsidRPr="007C7DF3">
              <w:rPr>
                <w:rStyle w:val="Collegamentoipertestuale"/>
                <w:noProof/>
              </w:rPr>
              <w:t>Scenari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_Toc95649708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18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01E5FF12" w14:textId="6DA633D5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09" w:history="1">
            <w:r w:rsidR="007B2AED" w:rsidRPr="007C7DF3">
              <w:rPr>
                <w:rStyle w:val="Collegamentoipertestuale"/>
                <w:noProof/>
              </w:rPr>
              <w:t>3.4.2 Casi d’uso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_Toc95649709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27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6F770245" w14:textId="3C7F03A3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0" w:history="1">
            <w:r w:rsidR="007B2AED" w:rsidRPr="007C7DF3">
              <w:rPr>
                <w:rStyle w:val="Collegamentoipertestuale"/>
                <w:noProof/>
              </w:rPr>
              <w:t>3.4.3 Modello ad oggetti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_Toc95649710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52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439EFBC4" w14:textId="162C3AD3" w:rsidR="007B2AED" w:rsidRDefault="00890E40">
          <w:pPr>
            <w:pStyle w:val="Sommario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1" w:history="1">
            <w:r w:rsidR="007B2AED" w:rsidRPr="007C7DF3">
              <w:rPr>
                <w:rStyle w:val="Collegamentoipertestuale"/>
                <w:noProof/>
              </w:rPr>
              <w:t>3.4.4</w:t>
            </w:r>
            <w:r w:rsidR="007B2AED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7B2AED" w:rsidRPr="007C7DF3">
              <w:rPr>
                <w:rStyle w:val="Collegamentoipertestuale"/>
                <w:noProof/>
              </w:rPr>
              <w:t>Modello dinamico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_Toc95649711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65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452D71EF" w14:textId="68C5CA8A" w:rsidR="007B2AED" w:rsidRDefault="00890E4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2" w:history="1">
            <w:r w:rsidR="007B2AED" w:rsidRPr="007C7DF3">
              <w:rPr>
                <w:rStyle w:val="Collegamentoipertestuale"/>
                <w:noProof/>
                <w:lang w:val="en-US"/>
              </w:rPr>
              <w:t>3.4.4.3</w:t>
            </w:r>
            <w:r w:rsidR="007B2AED">
              <w:rPr>
                <w:rFonts w:asciiTheme="minorHAnsi" w:eastAsiaTheme="minorEastAsia" w:hAnsiTheme="minorHAnsi"/>
                <w:noProof/>
                <w:sz w:val="22"/>
                <w:lang w:eastAsia="it-IT"/>
              </w:rPr>
              <w:tab/>
            </w:r>
            <w:r w:rsidR="007B2AED" w:rsidRPr="007C7DF3">
              <w:rPr>
                <w:rStyle w:val="Collegamentoipertestuale"/>
                <w:noProof/>
                <w:lang w:val="en-US"/>
              </w:rPr>
              <w:t>Statechart Diagrams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_Toc95649712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72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7B78AE98" w14:textId="7D9F9864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3" w:history="1">
            <w:r w:rsidR="007B2AED" w:rsidRPr="007C7DF3">
              <w:rPr>
                <w:rStyle w:val="Collegamentoipertestuale"/>
                <w:noProof/>
              </w:rPr>
              <w:t>3.4.5 Interfaccia Utente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_Toc95649713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72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5FCEF614" w14:textId="23785792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4" w:history="1">
            <w:r w:rsidR="007B2AED" w:rsidRPr="007C7DF3">
              <w:rPr>
                <w:rStyle w:val="Collegamentoipertestuale"/>
                <w:noProof/>
              </w:rPr>
              <w:t>3.4.5.1 Path Navigazionali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_Toc95649714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73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21C336A8" w14:textId="262AAB5F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5" w:history="1">
            <w:r w:rsidR="007B2AED" w:rsidRPr="007C7DF3">
              <w:rPr>
                <w:rStyle w:val="Collegamentoipertestuale"/>
                <w:noProof/>
                <w:lang w:val="en-US"/>
              </w:rPr>
              <w:t>3.4.5.2 Mock-ups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_Toc95649715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76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59149941" w14:textId="52299291" w:rsidR="007B2AED" w:rsidRDefault="00890E4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95649716" w:history="1">
            <w:r w:rsidR="007B2AED" w:rsidRPr="007C7DF3">
              <w:rPr>
                <w:rStyle w:val="Collegamentoipertestuale"/>
                <w:noProof/>
              </w:rPr>
              <w:t>4 Glossario</w:t>
            </w:r>
            <w:r w:rsidR="007B2AED">
              <w:rPr>
                <w:noProof/>
                <w:webHidden/>
              </w:rPr>
              <w:tab/>
            </w:r>
            <w:r w:rsidR="007B2AED">
              <w:rPr>
                <w:noProof/>
                <w:webHidden/>
              </w:rPr>
              <w:fldChar w:fldCharType="begin"/>
            </w:r>
            <w:r w:rsidR="007B2AED">
              <w:rPr>
                <w:noProof/>
                <w:webHidden/>
              </w:rPr>
              <w:instrText xml:space="preserve"> PAGEREF _Toc95649716 \h </w:instrText>
            </w:r>
            <w:r w:rsidR="007B2AED">
              <w:rPr>
                <w:noProof/>
                <w:webHidden/>
              </w:rPr>
            </w:r>
            <w:r w:rsidR="007B2AED">
              <w:rPr>
                <w:noProof/>
                <w:webHidden/>
              </w:rPr>
              <w:fldChar w:fldCharType="separate"/>
            </w:r>
            <w:r w:rsidR="007B2AED">
              <w:rPr>
                <w:noProof/>
                <w:webHidden/>
              </w:rPr>
              <w:t>84</w:t>
            </w:r>
            <w:r w:rsidR="007B2AED">
              <w:rPr>
                <w:noProof/>
                <w:webHidden/>
              </w:rPr>
              <w:fldChar w:fldCharType="end"/>
            </w:r>
          </w:hyperlink>
        </w:p>
        <w:p w14:paraId="596255B9" w14:textId="1C58F392" w:rsidR="00E500A0" w:rsidRPr="009B46FF" w:rsidRDefault="13492AF2" w:rsidP="009B46FF">
          <w:pPr>
            <w:pStyle w:val="Sommario3"/>
            <w:tabs>
              <w:tab w:val="right" w:leader="dot" w:pos="9630"/>
            </w:tabs>
            <w:rPr>
              <w:rFonts w:ascii="Calibri Light" w:eastAsia="Calibri" w:hAnsi="Calibri Light"/>
              <w:szCs w:val="28"/>
            </w:rPr>
          </w:pPr>
          <w:r>
            <w:fldChar w:fldCharType="end"/>
          </w:r>
        </w:p>
      </w:sdtContent>
    </w:sdt>
    <w:p w14:paraId="6F1A78C9" w14:textId="77777777" w:rsidR="00E500A0" w:rsidRPr="003261F4" w:rsidRDefault="00E500A0" w:rsidP="009568B3">
      <w:pPr>
        <w:pStyle w:val="GpsTitolo"/>
        <w:pBdr>
          <w:bottom w:val="single" w:sz="2" w:space="0" w:color="DEEAF6"/>
        </w:pBdr>
        <w:rPr>
          <w:rFonts w:eastAsia="Droid Sans"/>
        </w:rPr>
      </w:pPr>
    </w:p>
    <w:p w14:paraId="697AE8B9" w14:textId="14CD561D" w:rsidR="00707A12" w:rsidRPr="003261F4" w:rsidRDefault="0F9E9609" w:rsidP="0F9E9609">
      <w:pPr>
        <w:pStyle w:val="Titolo2"/>
        <w:rPr>
          <w:b/>
          <w:bCs/>
          <w:color w:val="FFFFFF" w:themeColor="background1"/>
          <w:sz w:val="40"/>
          <w:szCs w:val="40"/>
        </w:rPr>
      </w:pPr>
      <w:bookmarkStart w:id="3" w:name="_Toc95649695"/>
      <w:proofErr w:type="spellStart"/>
      <w:r w:rsidRPr="0F9E9609">
        <w:rPr>
          <w:sz w:val="40"/>
          <w:szCs w:val="40"/>
        </w:rPr>
        <w:t>Revision</w:t>
      </w:r>
      <w:proofErr w:type="spellEnd"/>
      <w:r w:rsidRPr="0F9E9609">
        <w:rPr>
          <w:b/>
          <w:bCs/>
          <w:sz w:val="40"/>
          <w:szCs w:val="40"/>
        </w:rPr>
        <w:t xml:space="preserve"> </w:t>
      </w:r>
      <w:r w:rsidRPr="0F9E9609">
        <w:rPr>
          <w:sz w:val="40"/>
          <w:szCs w:val="40"/>
        </w:rPr>
        <w:t>History</w:t>
      </w:r>
      <w:bookmarkEnd w:id="1"/>
      <w:bookmarkEnd w:id="3"/>
    </w:p>
    <w:p w14:paraId="2B3EF08D" w14:textId="014219DE" w:rsidR="00707A12" w:rsidRPr="003261F4" w:rsidRDefault="00946936">
      <w:pPr>
        <w:rPr>
          <w:rFonts w:eastAsia="Droid Sans"/>
        </w:rPr>
      </w:pPr>
      <w:r>
        <w:rPr>
          <w:rFonts w:eastAsia="Droid Sans"/>
        </w:rPr>
        <w:t>Di seg</w:t>
      </w:r>
      <w:r w:rsidR="00086285">
        <w:rPr>
          <w:rFonts w:eastAsia="Droid Sans"/>
        </w:rPr>
        <w:t>ui</w:t>
      </w:r>
      <w:r>
        <w:rPr>
          <w:rFonts w:eastAsia="Droid Sans"/>
        </w:rPr>
        <w:t xml:space="preserve">to è riportata la </w:t>
      </w:r>
      <w:proofErr w:type="spellStart"/>
      <w:r>
        <w:rPr>
          <w:rFonts w:eastAsia="Droid Sans"/>
        </w:rPr>
        <w:t>revision</w:t>
      </w:r>
      <w:proofErr w:type="spellEnd"/>
      <w:r>
        <w:rPr>
          <w:rFonts w:eastAsia="Droid Sans"/>
        </w:rPr>
        <w:t xml:space="preserve"> history </w:t>
      </w:r>
      <w:r w:rsidR="00134B22">
        <w:rPr>
          <w:rFonts w:eastAsia="Droid Sans"/>
        </w:rPr>
        <w:t xml:space="preserve">del documento, </w:t>
      </w:r>
      <w:r w:rsidR="00086285">
        <w:rPr>
          <w:rFonts w:eastAsia="Droid Sans"/>
        </w:rPr>
        <w:t xml:space="preserve">per maggiori dettagli vedere il file </w:t>
      </w:r>
      <w:proofErr w:type="spellStart"/>
      <w:r w:rsidR="00086285">
        <w:rPr>
          <w:rFonts w:eastAsia="Droid Sans"/>
        </w:rPr>
        <w:t>excel</w:t>
      </w:r>
      <w:proofErr w:type="spellEnd"/>
      <w:r w:rsidR="00086285">
        <w:rPr>
          <w:rFonts w:eastAsia="Droid Sans"/>
        </w:rPr>
        <w:t xml:space="preserve"> del report contributi.</w:t>
      </w:r>
    </w:p>
    <w:tbl>
      <w:tblPr>
        <w:tblStyle w:val="Tabellagriglia5scura-colore1"/>
        <w:tblW w:w="8817" w:type="dxa"/>
        <w:shd w:val="clear" w:color="auto" w:fill="DEEAF6"/>
        <w:tblLayout w:type="fixed"/>
        <w:tblLook w:val="0400" w:firstRow="0" w:lastRow="0" w:firstColumn="0" w:lastColumn="0" w:noHBand="0" w:noVBand="1"/>
      </w:tblPr>
      <w:tblGrid>
        <w:gridCol w:w="2366"/>
        <w:gridCol w:w="1458"/>
        <w:gridCol w:w="2629"/>
        <w:gridCol w:w="2364"/>
      </w:tblGrid>
      <w:tr w:rsidR="00707A12" w:rsidRPr="003261F4" w14:paraId="28397123" w14:textId="77777777" w:rsidTr="00B90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tcW w:w="2366" w:type="dxa"/>
            <w:shd w:val="clear" w:color="auto" w:fill="7B230B" w:themeFill="accent1" w:themeFillShade="BF"/>
            <w:vAlign w:val="center"/>
          </w:tcPr>
          <w:p w14:paraId="289F27EB" w14:textId="77777777" w:rsidR="00707A12" w:rsidRPr="003261F4" w:rsidRDefault="00C3114C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3261F4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</w:rPr>
              <w:t>Data</w:t>
            </w:r>
          </w:p>
        </w:tc>
        <w:tc>
          <w:tcPr>
            <w:tcW w:w="1458" w:type="dxa"/>
            <w:shd w:val="clear" w:color="auto" w:fill="7B230B" w:themeFill="accent1" w:themeFillShade="BF"/>
            <w:vAlign w:val="center"/>
          </w:tcPr>
          <w:p w14:paraId="7CCB1BEA" w14:textId="77777777" w:rsidR="00707A12" w:rsidRPr="003261F4" w:rsidRDefault="00C3114C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3261F4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</w:rPr>
              <w:t>Versione</w:t>
            </w:r>
          </w:p>
        </w:tc>
        <w:tc>
          <w:tcPr>
            <w:tcW w:w="2629" w:type="dxa"/>
            <w:shd w:val="clear" w:color="auto" w:fill="7B230B" w:themeFill="accent1" w:themeFillShade="BF"/>
            <w:vAlign w:val="center"/>
          </w:tcPr>
          <w:p w14:paraId="16FACD08" w14:textId="77777777" w:rsidR="00707A12" w:rsidRPr="003261F4" w:rsidRDefault="00C3114C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3261F4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</w:rPr>
              <w:t>Descrizione</w:t>
            </w:r>
          </w:p>
        </w:tc>
        <w:tc>
          <w:tcPr>
            <w:tcW w:w="2364" w:type="dxa"/>
            <w:shd w:val="clear" w:color="auto" w:fill="7B230B" w:themeFill="accent1" w:themeFillShade="BF"/>
            <w:vAlign w:val="center"/>
          </w:tcPr>
          <w:p w14:paraId="2E986A79" w14:textId="77777777" w:rsidR="00707A12" w:rsidRPr="003261F4" w:rsidRDefault="00C3114C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  <w:color w:val="FFFFFF" w:themeColor="background1"/>
              </w:rPr>
            </w:pPr>
            <w:r w:rsidRPr="003261F4">
              <w:rPr>
                <w:rFonts w:ascii="Century Gothic" w:eastAsia="Droid Sans" w:hAnsi="Century Gothic" w:cs="Droid Sans"/>
                <w:b/>
                <w:color w:val="FFFFFF" w:themeColor="background1"/>
                <w:szCs w:val="28"/>
              </w:rPr>
              <w:t>Autori</w:t>
            </w:r>
          </w:p>
        </w:tc>
      </w:tr>
      <w:tr w:rsidR="004751AB" w:rsidRPr="003261F4" w14:paraId="541D0FAD" w14:textId="77777777" w:rsidTr="00B9079A">
        <w:trPr>
          <w:trHeight w:val="525"/>
        </w:trPr>
        <w:tc>
          <w:tcPr>
            <w:tcW w:w="2366" w:type="dxa"/>
            <w:vAlign w:val="center"/>
          </w:tcPr>
          <w:p w14:paraId="3EB602A3" w14:textId="5E533036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</w:rPr>
            </w:pPr>
            <w:r w:rsidRPr="00EC7D0C">
              <w:rPr>
                <w:rFonts w:ascii="Century Gothic" w:eastAsia="Droid Sans" w:hAnsi="Century Gothic" w:cs="Droid Sans"/>
              </w:rPr>
              <w:t>30/1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1</w:t>
            </w:r>
          </w:p>
        </w:tc>
        <w:tc>
          <w:tcPr>
            <w:tcW w:w="1458" w:type="dxa"/>
            <w:vAlign w:val="center"/>
          </w:tcPr>
          <w:p w14:paraId="67900686" w14:textId="01A4D27C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0.1 </w:t>
            </w:r>
          </w:p>
        </w:tc>
        <w:tc>
          <w:tcPr>
            <w:tcW w:w="2629" w:type="dxa"/>
            <w:vAlign w:val="center"/>
          </w:tcPr>
          <w:p w14:paraId="1B571E52" w14:textId="4005E2D9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hAnsi="Century Gothic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Prima stesura </w:t>
            </w:r>
          </w:p>
        </w:tc>
        <w:tc>
          <w:tcPr>
            <w:tcW w:w="2364" w:type="dxa"/>
            <w:vAlign w:val="center"/>
          </w:tcPr>
          <w:p w14:paraId="7832E8E2" w14:textId="13470D7D" w:rsidR="004751AB" w:rsidRPr="003261F4" w:rsidRDefault="00940710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Team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1C7D431C" w14:textId="77777777" w:rsidTr="0070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190FE3D3" w14:textId="5D6D7E22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</w:t>
            </w:r>
            <w:r w:rsidR="00704CCD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>/</w:t>
            </w:r>
            <w:r w:rsidR="00E47999" w:rsidRPr="00EC7D0C">
              <w:rPr>
                <w:rFonts w:ascii="Century Gothic" w:eastAsia="Droid Sans" w:hAnsi="Century Gothic" w:cs="Droid Sans"/>
              </w:rPr>
              <w:t>01</w:t>
            </w:r>
            <w:r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11A3D5A5" w14:textId="7642F09B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0.2 </w:t>
            </w:r>
          </w:p>
        </w:tc>
        <w:tc>
          <w:tcPr>
            <w:tcW w:w="2629" w:type="dxa"/>
          </w:tcPr>
          <w:p w14:paraId="5547D310" w14:textId="2E282F64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di RF, SC e UC per tutte le gestioni </w:t>
            </w:r>
          </w:p>
        </w:tc>
        <w:tc>
          <w:tcPr>
            <w:tcW w:w="2364" w:type="dxa"/>
            <w:vAlign w:val="center"/>
          </w:tcPr>
          <w:p w14:paraId="3F78E886" w14:textId="61C0C4E6" w:rsidR="004751AB" w:rsidRPr="003261F4" w:rsidRDefault="00940710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940710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1661DC77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2DD86006" w14:textId="25ECDB7C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</w:t>
            </w:r>
            <w:r w:rsidR="00211902" w:rsidRPr="00EC7D0C">
              <w:rPr>
                <w:rFonts w:ascii="Century Gothic" w:eastAsia="Droid Sans" w:hAnsi="Century Gothic" w:cs="Droid Sans"/>
              </w:rPr>
              <w:t>4</w:t>
            </w:r>
            <w:r w:rsidRPr="00EC7D0C">
              <w:rPr>
                <w:rFonts w:ascii="Century Gothic" w:eastAsia="Droid Sans" w:hAnsi="Century Gothic" w:cs="Droid Sans"/>
              </w:rPr>
              <w:t>/</w:t>
            </w:r>
            <w:r w:rsidR="00E47999" w:rsidRPr="00EC7D0C">
              <w:rPr>
                <w:rFonts w:ascii="Century Gothic" w:eastAsia="Droid Sans" w:hAnsi="Century Gothic" w:cs="Droid Sans"/>
              </w:rPr>
              <w:t>01</w:t>
            </w:r>
            <w:r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60E898C0" w14:textId="7C0D7502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0.3 </w:t>
            </w:r>
          </w:p>
        </w:tc>
        <w:tc>
          <w:tcPr>
            <w:tcW w:w="2629" w:type="dxa"/>
            <w:vAlign w:val="center"/>
          </w:tcPr>
          <w:p w14:paraId="5638F509" w14:textId="08B21BA0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Stesura del capitolo 1 del RAD </w:t>
            </w:r>
          </w:p>
        </w:tc>
        <w:tc>
          <w:tcPr>
            <w:tcW w:w="2364" w:type="dxa"/>
          </w:tcPr>
          <w:p w14:paraId="621D3AB3" w14:textId="2F6B994D" w:rsidR="004751AB" w:rsidRPr="003261F4" w:rsidRDefault="00940710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940710">
              <w:rPr>
                <w:rFonts w:ascii="Century Gothic" w:eastAsia="Droid Sans" w:hAnsi="Century Gothic" w:cs="Droid Sans"/>
              </w:rPr>
              <w:t>Team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63B800E5" w14:textId="77777777" w:rsidTr="00B90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393ED75A" w14:textId="28EB26C5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</w:t>
            </w:r>
            <w:r w:rsidR="00211902" w:rsidRPr="00EC7D0C">
              <w:rPr>
                <w:rFonts w:ascii="Century Gothic" w:eastAsia="Droid Sans" w:hAnsi="Century Gothic" w:cs="Droid Sans"/>
              </w:rPr>
              <w:t>5</w:t>
            </w:r>
            <w:r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3AD861E0" w14:textId="145042CF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0.4 </w:t>
            </w:r>
          </w:p>
        </w:tc>
        <w:tc>
          <w:tcPr>
            <w:tcW w:w="2629" w:type="dxa"/>
            <w:vAlign w:val="center"/>
          </w:tcPr>
          <w:p w14:paraId="1A2FA179" w14:textId="661FCAF3" w:rsidR="004751AB" w:rsidRPr="000965A5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Stesura del capitolo 2 del RAD </w:t>
            </w:r>
          </w:p>
        </w:tc>
        <w:tc>
          <w:tcPr>
            <w:tcW w:w="2364" w:type="dxa"/>
            <w:vAlign w:val="center"/>
          </w:tcPr>
          <w:p w14:paraId="3052634B" w14:textId="5B94BE2D" w:rsidR="004751AB" w:rsidRDefault="000428B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EB, GA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1850891E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3BBF27EA" w14:textId="556A0D12" w:rsidR="004751AB" w:rsidRPr="003261F4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</w:t>
            </w:r>
            <w:r w:rsidR="00211902" w:rsidRPr="00EC7D0C">
              <w:rPr>
                <w:rFonts w:ascii="Century Gothic" w:eastAsia="Droid Sans" w:hAnsi="Century Gothic" w:cs="Droid Sans"/>
              </w:rPr>
              <w:t>6</w:t>
            </w:r>
            <w:r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2F6B0D15" w14:textId="258F62C1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0.5 </w:t>
            </w:r>
          </w:p>
        </w:tc>
        <w:tc>
          <w:tcPr>
            <w:tcW w:w="2629" w:type="dxa"/>
          </w:tcPr>
          <w:p w14:paraId="38E1A6A3" w14:textId="08CC3C5D" w:rsidR="004751AB" w:rsidRPr="000965A5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degli oggetti a partire dagli UC e RF </w:t>
            </w:r>
          </w:p>
        </w:tc>
        <w:tc>
          <w:tcPr>
            <w:tcW w:w="2364" w:type="dxa"/>
            <w:vAlign w:val="center"/>
          </w:tcPr>
          <w:p w14:paraId="43C2840C" w14:textId="5468680E" w:rsidR="004751AB" w:rsidRDefault="006A220D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1AB6CB30" w14:textId="77777777" w:rsidTr="00B90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57CE938D" w14:textId="71C09DDC" w:rsidR="004751AB" w:rsidRPr="00EC7D0C" w:rsidRDefault="00375212" w:rsidP="00E47999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</w:t>
            </w:r>
            <w:r w:rsidR="000C256E" w:rsidRPr="00EC7D0C">
              <w:rPr>
                <w:rFonts w:ascii="Century Gothic" w:eastAsia="Droid Sans" w:hAnsi="Century Gothic" w:cs="Droid Sans"/>
              </w:rPr>
              <w:t>8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2AFF6403" w14:textId="14A4EB0E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0.6 </w:t>
            </w:r>
          </w:p>
        </w:tc>
        <w:tc>
          <w:tcPr>
            <w:tcW w:w="2629" w:type="dxa"/>
            <w:vAlign w:val="center"/>
          </w:tcPr>
          <w:p w14:paraId="22AC8E20" w14:textId="6FE13E3C" w:rsidR="004751AB" w:rsidRPr="000965A5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sezione 3.1 </w:t>
            </w:r>
          </w:p>
        </w:tc>
        <w:tc>
          <w:tcPr>
            <w:tcW w:w="2364" w:type="dxa"/>
            <w:vAlign w:val="center"/>
          </w:tcPr>
          <w:p w14:paraId="50D51C98" w14:textId="50569C09" w:rsidR="004751AB" w:rsidRDefault="009A5352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MDP, GA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348F651E" w14:textId="77777777" w:rsidTr="00B9079A">
        <w:trPr>
          <w:trHeight w:val="525"/>
        </w:trPr>
        <w:tc>
          <w:tcPr>
            <w:tcW w:w="2366" w:type="dxa"/>
            <w:vAlign w:val="center"/>
          </w:tcPr>
          <w:p w14:paraId="7464473A" w14:textId="5802C4FE" w:rsidR="004751AB" w:rsidRPr="003261F4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09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460D7AD9" w14:textId="6C3A7E18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0.7 </w:t>
            </w:r>
          </w:p>
        </w:tc>
        <w:tc>
          <w:tcPr>
            <w:tcW w:w="2629" w:type="dxa"/>
            <w:vAlign w:val="center"/>
          </w:tcPr>
          <w:p w14:paraId="0E2EBD90" w14:textId="683C33C0" w:rsidR="004751AB" w:rsidRPr="000965A5" w:rsidRDefault="009A5352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Aggiunta sezione 3.</w:t>
            </w:r>
            <w:r>
              <w:rPr>
                <w:rFonts w:ascii="Century Gothic" w:eastAsia="Droid Sans" w:hAnsi="Century Gothic" w:cs="Droid Sans"/>
              </w:rPr>
              <w:t>2, 3.3</w:t>
            </w:r>
          </w:p>
        </w:tc>
        <w:tc>
          <w:tcPr>
            <w:tcW w:w="2364" w:type="dxa"/>
            <w:vAlign w:val="center"/>
          </w:tcPr>
          <w:p w14:paraId="322AF1EA" w14:textId="3FF1E5D1" w:rsidR="004751AB" w:rsidRDefault="00F46392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Team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203D05D8" w14:textId="77777777" w:rsidTr="00B90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2B1B380D" w14:textId="4810882B" w:rsidR="004751AB" w:rsidRPr="003261F4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12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4E421FEA" w14:textId="771A8A50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0.8 </w:t>
            </w:r>
          </w:p>
        </w:tc>
        <w:tc>
          <w:tcPr>
            <w:tcW w:w="2629" w:type="dxa"/>
            <w:vAlign w:val="center"/>
          </w:tcPr>
          <w:p w14:paraId="59CF4200" w14:textId="49735F45" w:rsidR="004751AB" w:rsidRPr="000965A5" w:rsidRDefault="00ED50B8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 xml:space="preserve">Aggiunti scenari </w:t>
            </w:r>
          </w:p>
        </w:tc>
        <w:tc>
          <w:tcPr>
            <w:tcW w:w="2364" w:type="dxa"/>
            <w:vAlign w:val="center"/>
          </w:tcPr>
          <w:p w14:paraId="7F23ECB6" w14:textId="74E1146C" w:rsidR="004751AB" w:rsidRDefault="006A220D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04637CA9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414F4A42" w14:textId="561C71E7" w:rsidR="004751AB" w:rsidRPr="003261F4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13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19E0AF54" w14:textId="632CE6E0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0.9 </w:t>
            </w:r>
          </w:p>
        </w:tc>
        <w:tc>
          <w:tcPr>
            <w:tcW w:w="2629" w:type="dxa"/>
          </w:tcPr>
          <w:p w14:paraId="5BB2EBD3" w14:textId="6FC82096" w:rsidR="004751AB" w:rsidRPr="000965A5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Aggiunt</w:t>
            </w:r>
            <w:r w:rsidR="00AB38B5">
              <w:rPr>
                <w:rFonts w:ascii="Century Gothic" w:eastAsia="Droid Sans" w:hAnsi="Century Gothic" w:cs="Droid Sans"/>
              </w:rPr>
              <w:t xml:space="preserve">i </w:t>
            </w:r>
            <w:r w:rsidR="00AD38EA">
              <w:rPr>
                <w:rFonts w:ascii="Century Gothic" w:eastAsia="Droid Sans" w:hAnsi="Century Gothic" w:cs="Droid Sans"/>
              </w:rPr>
              <w:t>casi d’uso</w:t>
            </w:r>
          </w:p>
        </w:tc>
        <w:tc>
          <w:tcPr>
            <w:tcW w:w="2364" w:type="dxa"/>
            <w:vAlign w:val="center"/>
          </w:tcPr>
          <w:p w14:paraId="7A0DF456" w14:textId="43250F34" w:rsidR="004751AB" w:rsidRDefault="006A220D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176C88FE" w14:textId="77777777" w:rsidTr="0070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301C1A2B" w14:textId="76AC7B06" w:rsidR="004751AB" w:rsidRPr="003261F4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14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4124AF73" w14:textId="2E9EB4E9" w:rsidR="004751AB" w:rsidRDefault="00747363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1.0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376BA1B9" w14:textId="4E834BE6" w:rsidR="004751AB" w:rsidRPr="000965A5" w:rsidRDefault="005965E1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dello </w:t>
            </w:r>
            <w:proofErr w:type="spellStart"/>
            <w:r w:rsidRPr="00EC7D0C">
              <w:rPr>
                <w:rFonts w:ascii="Century Gothic" w:eastAsia="Droid Sans" w:hAnsi="Century Gothic" w:cs="Droid Sans"/>
              </w:rPr>
              <w:t>Entity</w:t>
            </w:r>
            <w:proofErr w:type="spellEnd"/>
            <w:r w:rsidRPr="00EC7D0C">
              <w:rPr>
                <w:rFonts w:ascii="Century Gothic" w:eastAsia="Droid Sans" w:hAnsi="Century Gothic" w:cs="Droid Sans"/>
              </w:rPr>
              <w:t xml:space="preserve"> Class </w:t>
            </w:r>
            <w:proofErr w:type="spellStart"/>
            <w:r w:rsidRPr="00EC7D0C">
              <w:rPr>
                <w:rFonts w:ascii="Century Gothic" w:eastAsia="Droid Sans" w:hAnsi="Century Gothic" w:cs="Droid Sans"/>
              </w:rPr>
              <w:t>Diagram</w:t>
            </w:r>
            <w:proofErr w:type="spellEnd"/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364" w:type="dxa"/>
            <w:vAlign w:val="center"/>
          </w:tcPr>
          <w:p w14:paraId="372812F8" w14:textId="6DC18E58" w:rsidR="004751AB" w:rsidRDefault="006A220D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1AA23932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422BAB0E" w14:textId="6F69568E" w:rsidR="004751AB" w:rsidRPr="003261F4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15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F8196A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204E1659" w14:textId="315CF20B" w:rsidR="004751AB" w:rsidRDefault="0015209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1.1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6EBC1B23" w14:textId="0CCC8194" w:rsidR="004751AB" w:rsidRPr="000965A5" w:rsidRDefault="005965E1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Aggiunta de</w:t>
            </w:r>
            <w:r>
              <w:rPr>
                <w:rFonts w:ascii="Century Gothic" w:eastAsia="Droid Sans" w:hAnsi="Century Gothic" w:cs="Droid Sans"/>
              </w:rPr>
              <w:t>gli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</w:rPr>
              <w:t>object</w:t>
            </w:r>
            <w:proofErr w:type="spellEnd"/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  <w:proofErr w:type="spellStart"/>
            <w:r w:rsidRPr="00EC7D0C">
              <w:rPr>
                <w:rFonts w:ascii="Century Gothic" w:eastAsia="Droid Sans" w:hAnsi="Century Gothic" w:cs="Droid Sans"/>
              </w:rPr>
              <w:t>diagram</w:t>
            </w:r>
            <w:proofErr w:type="spellEnd"/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364" w:type="dxa"/>
            <w:vAlign w:val="center"/>
          </w:tcPr>
          <w:p w14:paraId="416A0081" w14:textId="171A7AF4" w:rsidR="004751AB" w:rsidRDefault="006A220D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33F9D520" w14:textId="77777777" w:rsidTr="00B90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2A11F88C" w14:textId="2F8DAAAF" w:rsidR="004751AB" w:rsidRPr="003261F4" w:rsidRDefault="000C256E" w:rsidP="00704CCD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17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ED3EF6" w:rsidRPr="00EC7D0C">
              <w:rPr>
                <w:rFonts w:ascii="Century Gothic" w:eastAsia="Droid Sans" w:hAnsi="Century Gothic" w:cs="Droid Sans"/>
              </w:rPr>
              <w:t>0</w:t>
            </w:r>
            <w:r w:rsidR="004751AB" w:rsidRPr="00EC7D0C">
              <w:rPr>
                <w:rFonts w:ascii="Century Gothic" w:eastAsia="Droid Sans" w:hAnsi="Century Gothic" w:cs="Droid Sans"/>
              </w:rPr>
              <w:t>1/202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</w:p>
        </w:tc>
        <w:tc>
          <w:tcPr>
            <w:tcW w:w="1458" w:type="dxa"/>
            <w:vAlign w:val="center"/>
          </w:tcPr>
          <w:p w14:paraId="0E78ED73" w14:textId="7234FE50" w:rsidR="004751AB" w:rsidRDefault="004751AB" w:rsidP="00704CCD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827515">
              <w:rPr>
                <w:rFonts w:ascii="Century Gothic" w:eastAsia="Droid Sans" w:hAnsi="Century Gothic" w:cs="Droid Sans"/>
              </w:rPr>
              <w:t>2</w:t>
            </w:r>
          </w:p>
        </w:tc>
        <w:tc>
          <w:tcPr>
            <w:tcW w:w="2629" w:type="dxa"/>
            <w:vAlign w:val="center"/>
          </w:tcPr>
          <w:p w14:paraId="503A1F68" w14:textId="55F7DB2D" w:rsidR="004751AB" w:rsidRPr="000965A5" w:rsidRDefault="004751AB" w:rsidP="00704CCD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Revisione</w:t>
            </w:r>
          </w:p>
        </w:tc>
        <w:tc>
          <w:tcPr>
            <w:tcW w:w="2364" w:type="dxa"/>
            <w:vAlign w:val="center"/>
          </w:tcPr>
          <w:p w14:paraId="60D3AF52" w14:textId="556B1CE1" w:rsidR="004751AB" w:rsidRDefault="006A220D" w:rsidP="00704CCD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6A220D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1704EE89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125C94C8" w14:textId="11760F12" w:rsidR="004751AB" w:rsidRDefault="000C256E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lastRenderedPageBreak/>
              <w:t>19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Pr="00EC7D0C">
              <w:rPr>
                <w:rFonts w:ascii="Century Gothic" w:eastAsia="Droid Sans" w:hAnsi="Century Gothic" w:cs="Droid Sans"/>
              </w:rPr>
              <w:t>01</w:t>
            </w:r>
            <w:r w:rsidR="004751AB"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04C47CCC" w14:textId="74F183FF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827515">
              <w:rPr>
                <w:rFonts w:ascii="Century Gothic" w:eastAsia="Droid Sans" w:hAnsi="Century Gothic" w:cs="Droid Sans"/>
              </w:rPr>
              <w:t>3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00F4642C" w14:textId="4FA43E5A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</w:t>
            </w:r>
            <w:r w:rsidR="00AD072E">
              <w:rPr>
                <w:rFonts w:ascii="Century Gothic" w:eastAsia="Droid Sans" w:hAnsi="Century Gothic" w:cs="Droid Sans"/>
              </w:rPr>
              <w:t xml:space="preserve">activity </w:t>
            </w:r>
            <w:proofErr w:type="spellStart"/>
            <w:r w:rsidR="00AD072E">
              <w:rPr>
                <w:rFonts w:ascii="Century Gothic" w:eastAsia="Droid Sans" w:hAnsi="Century Gothic" w:cs="Droid Sans"/>
              </w:rPr>
              <w:t>diagram</w:t>
            </w:r>
            <w:proofErr w:type="spellEnd"/>
            <w:r w:rsidR="00AD072E">
              <w:rPr>
                <w:rFonts w:ascii="Century Gothic" w:eastAsia="Droid Sans" w:hAnsi="Century Gothic" w:cs="Droid Sans"/>
              </w:rPr>
              <w:t xml:space="preserve"> 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364" w:type="dxa"/>
            <w:vAlign w:val="center"/>
          </w:tcPr>
          <w:p w14:paraId="3AB39918" w14:textId="38CDED0F" w:rsidR="004751AB" w:rsidRDefault="00497BF8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497BF8">
              <w:rPr>
                <w:rFonts w:ascii="Century Gothic" w:eastAsia="Droid Sans" w:hAnsi="Century Gothic" w:cs="Droid Sans"/>
              </w:rPr>
              <w:t>Team</w:t>
            </w:r>
          </w:p>
        </w:tc>
      </w:tr>
      <w:tr w:rsidR="004751AB" w:rsidRPr="003261F4" w14:paraId="6BB49B8D" w14:textId="77777777" w:rsidTr="0070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387D6F41" w14:textId="6ACD7FCD" w:rsidR="004751AB" w:rsidRDefault="003778D9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20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Pr="00EC7D0C">
              <w:rPr>
                <w:rFonts w:ascii="Century Gothic" w:eastAsia="Droid Sans" w:hAnsi="Century Gothic" w:cs="Droid Sans"/>
              </w:rPr>
              <w:t>01</w:t>
            </w:r>
            <w:r w:rsidR="004751AB"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3F21D71F" w14:textId="7372FF3A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827515">
              <w:rPr>
                <w:rFonts w:ascii="Century Gothic" w:eastAsia="Droid Sans" w:hAnsi="Century Gothic" w:cs="Droid Sans"/>
              </w:rPr>
              <w:t>4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1046972F" w14:textId="2C3CD68E" w:rsidR="004751AB" w:rsidRDefault="004751AB" w:rsidP="003B1B31">
            <w:pPr>
              <w:spacing w:after="2" w:line="238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Aggiunta </w:t>
            </w:r>
            <w:proofErr w:type="spellStart"/>
            <w:r w:rsidR="003B1B31">
              <w:rPr>
                <w:rFonts w:ascii="Century Gothic" w:eastAsia="Droid Sans" w:hAnsi="Century Gothic" w:cs="Droid Sans"/>
              </w:rPr>
              <w:t>sequence</w:t>
            </w:r>
            <w:proofErr w:type="spellEnd"/>
            <w:r w:rsidR="003B1B31">
              <w:rPr>
                <w:rFonts w:ascii="Century Gothic" w:eastAsia="Droid Sans" w:hAnsi="Century Gothic" w:cs="Droid Sans"/>
              </w:rPr>
              <w:t xml:space="preserve"> </w:t>
            </w:r>
            <w:proofErr w:type="spellStart"/>
            <w:r w:rsidR="003B1B31">
              <w:rPr>
                <w:rFonts w:ascii="Century Gothic" w:eastAsia="Droid Sans" w:hAnsi="Century Gothic" w:cs="Droid Sans"/>
              </w:rPr>
              <w:t>diagram</w:t>
            </w:r>
            <w:proofErr w:type="spellEnd"/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364" w:type="dxa"/>
            <w:vAlign w:val="center"/>
          </w:tcPr>
          <w:p w14:paraId="7F228E28" w14:textId="7E53BE08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Team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0C3A93A0" w14:textId="77777777" w:rsidTr="00700842">
        <w:trPr>
          <w:trHeight w:val="525"/>
        </w:trPr>
        <w:tc>
          <w:tcPr>
            <w:tcW w:w="2366" w:type="dxa"/>
            <w:vAlign w:val="center"/>
          </w:tcPr>
          <w:p w14:paraId="51737E8D" w14:textId="4C4D5CD6" w:rsidR="004751AB" w:rsidRDefault="003778D9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21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="002536C5" w:rsidRPr="00EC7D0C">
              <w:rPr>
                <w:rFonts w:ascii="Century Gothic" w:eastAsia="Droid Sans" w:hAnsi="Century Gothic" w:cs="Droid Sans"/>
              </w:rPr>
              <w:t>0</w:t>
            </w:r>
            <w:r w:rsidRPr="00EC7D0C">
              <w:rPr>
                <w:rFonts w:ascii="Century Gothic" w:eastAsia="Droid Sans" w:hAnsi="Century Gothic" w:cs="Droid Sans"/>
              </w:rPr>
              <w:t>1</w:t>
            </w:r>
            <w:r w:rsidR="004751AB"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56CAD9B6" w14:textId="5E74B831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6A0A31">
              <w:rPr>
                <w:rFonts w:ascii="Century Gothic" w:eastAsia="Droid Sans" w:hAnsi="Century Gothic" w:cs="Droid Sans"/>
              </w:rPr>
              <w:t>5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3F0F09F0" w14:textId="1B2D0A69" w:rsidR="004751AB" w:rsidRDefault="003B1B31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 xml:space="preserve">Aggiunta </w:t>
            </w:r>
            <w:proofErr w:type="spellStart"/>
            <w:r w:rsidR="00511B0F">
              <w:rPr>
                <w:rFonts w:ascii="Century Gothic" w:eastAsia="Droid Sans" w:hAnsi="Century Gothic" w:cs="Droid Sans"/>
              </w:rPr>
              <w:t>statechart</w:t>
            </w:r>
            <w:proofErr w:type="spellEnd"/>
            <w:r w:rsidR="00511B0F">
              <w:rPr>
                <w:rFonts w:ascii="Century Gothic" w:eastAsia="Droid Sans" w:hAnsi="Century Gothic" w:cs="Droid Sans"/>
              </w:rPr>
              <w:t xml:space="preserve"> </w:t>
            </w:r>
            <w:proofErr w:type="spellStart"/>
            <w:r w:rsidR="00511B0F">
              <w:rPr>
                <w:rFonts w:ascii="Century Gothic" w:eastAsia="Droid Sans" w:hAnsi="Century Gothic" w:cs="Droid Sans"/>
              </w:rPr>
              <w:t>diagram</w:t>
            </w:r>
            <w:proofErr w:type="spellEnd"/>
            <w:r w:rsidR="004751AB" w:rsidRPr="00EC7D0C">
              <w:rPr>
                <w:rFonts w:ascii="Century Gothic" w:eastAsia="Droid Sans" w:hAnsi="Century Gothic" w:cs="Droid Sans"/>
              </w:rPr>
              <w:t xml:space="preserve">  </w:t>
            </w:r>
          </w:p>
        </w:tc>
        <w:tc>
          <w:tcPr>
            <w:tcW w:w="2364" w:type="dxa"/>
            <w:vAlign w:val="center"/>
          </w:tcPr>
          <w:p w14:paraId="3EFD0877" w14:textId="5E1F0071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Team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4B46FA4D" w14:textId="77777777" w:rsidTr="0070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746CC2B6" w14:textId="3E076F78" w:rsidR="004751AB" w:rsidRDefault="003778D9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24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Pr="00EC7D0C">
              <w:rPr>
                <w:rFonts w:ascii="Century Gothic" w:eastAsia="Droid Sans" w:hAnsi="Century Gothic" w:cs="Droid Sans"/>
              </w:rPr>
              <w:t>01</w:t>
            </w:r>
            <w:r w:rsidR="004751AB"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0B76B5AF" w14:textId="119EE353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6A0A31">
              <w:rPr>
                <w:rFonts w:ascii="Century Gothic" w:eastAsia="Droid Sans" w:hAnsi="Century Gothic" w:cs="Droid Sans"/>
              </w:rPr>
              <w:t>6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</w:tcPr>
          <w:p w14:paraId="6424ADE6" w14:textId="71FAFD90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proofErr w:type="spellStart"/>
            <w:r>
              <w:rPr>
                <w:rFonts w:ascii="Century Gothic" w:eastAsia="Droid Sans" w:hAnsi="Century Gothic" w:cs="Droid Sans"/>
              </w:rPr>
              <w:t>Path</w:t>
            </w:r>
            <w:proofErr w:type="spellEnd"/>
            <w:r>
              <w:rPr>
                <w:rFonts w:ascii="Century Gothic" w:eastAsia="Droid Sans" w:hAnsi="Century Gothic" w:cs="Droid Sans"/>
              </w:rPr>
              <w:t xml:space="preserve"> </w:t>
            </w:r>
            <w:proofErr w:type="spellStart"/>
            <w:r>
              <w:rPr>
                <w:rFonts w:ascii="Century Gothic" w:eastAsia="Droid Sans" w:hAnsi="Century Gothic" w:cs="Droid Sans"/>
              </w:rPr>
              <w:t>navigazionali</w:t>
            </w:r>
            <w:proofErr w:type="spellEnd"/>
            <w:r w:rsidR="004751AB" w:rsidRPr="00EC7D0C">
              <w:rPr>
                <w:rFonts w:ascii="Century Gothic" w:eastAsia="Droid Sans" w:hAnsi="Century Gothic" w:cs="Droid Sans"/>
              </w:rPr>
              <w:t xml:space="preserve">  </w:t>
            </w:r>
          </w:p>
        </w:tc>
        <w:tc>
          <w:tcPr>
            <w:tcW w:w="2364" w:type="dxa"/>
            <w:vAlign w:val="center"/>
          </w:tcPr>
          <w:p w14:paraId="6E303AA7" w14:textId="689E327D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EB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4751AB" w:rsidRPr="003261F4" w14:paraId="7BE91470" w14:textId="77777777" w:rsidTr="00B9079A">
        <w:trPr>
          <w:trHeight w:val="525"/>
        </w:trPr>
        <w:tc>
          <w:tcPr>
            <w:tcW w:w="2366" w:type="dxa"/>
            <w:vAlign w:val="center"/>
          </w:tcPr>
          <w:p w14:paraId="4B36C8ED" w14:textId="3D728BCF" w:rsidR="004751AB" w:rsidRDefault="003778D9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27</w:t>
            </w:r>
            <w:r w:rsidR="004751AB" w:rsidRPr="00EC7D0C">
              <w:rPr>
                <w:rFonts w:ascii="Century Gothic" w:eastAsia="Droid Sans" w:hAnsi="Century Gothic" w:cs="Droid Sans"/>
              </w:rPr>
              <w:t>/</w:t>
            </w:r>
            <w:r w:rsidRPr="00EC7D0C">
              <w:rPr>
                <w:rFonts w:ascii="Century Gothic" w:eastAsia="Droid Sans" w:hAnsi="Century Gothic" w:cs="Droid Sans"/>
              </w:rPr>
              <w:t>01</w:t>
            </w:r>
            <w:r w:rsidR="004751AB" w:rsidRPr="00EC7D0C">
              <w:rPr>
                <w:rFonts w:ascii="Century Gothic" w:eastAsia="Droid Sans" w:hAnsi="Century Gothic" w:cs="Droid Sans"/>
              </w:rPr>
              <w:t>/202</w:t>
            </w:r>
            <w:r w:rsidR="00E47999" w:rsidRPr="00EC7D0C">
              <w:rPr>
                <w:rFonts w:ascii="Century Gothic" w:eastAsia="Droid Sans" w:hAnsi="Century Gothic" w:cs="Droid Sans"/>
              </w:rPr>
              <w:t>2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1458" w:type="dxa"/>
            <w:vAlign w:val="center"/>
          </w:tcPr>
          <w:p w14:paraId="0FC70A10" w14:textId="3292D8D6" w:rsidR="004751AB" w:rsidRDefault="004751AB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1.</w:t>
            </w:r>
            <w:r w:rsidR="006A0A31">
              <w:rPr>
                <w:rFonts w:ascii="Century Gothic" w:eastAsia="Droid Sans" w:hAnsi="Century Gothic" w:cs="Droid Sans"/>
              </w:rPr>
              <w:t>7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  <w:vAlign w:val="center"/>
          </w:tcPr>
          <w:p w14:paraId="61D9B2BF" w14:textId="00B340ED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proofErr w:type="spellStart"/>
            <w:r>
              <w:rPr>
                <w:rFonts w:ascii="Century Gothic" w:eastAsia="Droid Sans" w:hAnsi="Century Gothic" w:cs="Droid Sans"/>
              </w:rPr>
              <w:t>Mockup</w:t>
            </w:r>
            <w:proofErr w:type="spellEnd"/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364" w:type="dxa"/>
            <w:vAlign w:val="center"/>
          </w:tcPr>
          <w:p w14:paraId="77AB264B" w14:textId="71BC0393" w:rsidR="004751AB" w:rsidRDefault="00A60216" w:rsidP="004751AB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EB, MA</w:t>
            </w:r>
            <w:r w:rsidR="004751AB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  <w:tr w:rsidR="00940710" w:rsidRPr="003261F4" w14:paraId="7A9FFE19" w14:textId="77777777" w:rsidTr="0070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tcW w:w="2366" w:type="dxa"/>
            <w:vAlign w:val="center"/>
          </w:tcPr>
          <w:p w14:paraId="22A78A34" w14:textId="1AA616F6" w:rsidR="00940710" w:rsidRDefault="00FB1273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30</w:t>
            </w:r>
            <w:r w:rsidR="00940710">
              <w:rPr>
                <w:rFonts w:ascii="Century Gothic" w:eastAsia="Droid Sans" w:hAnsi="Century Gothic" w:cs="Droid Sans"/>
              </w:rPr>
              <w:t>/02/2022</w:t>
            </w:r>
          </w:p>
        </w:tc>
        <w:tc>
          <w:tcPr>
            <w:tcW w:w="1458" w:type="dxa"/>
            <w:vAlign w:val="center"/>
          </w:tcPr>
          <w:p w14:paraId="106DB25A" w14:textId="17222575" w:rsidR="00940710" w:rsidRDefault="00940710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1.</w:t>
            </w:r>
            <w:r w:rsidR="006A0A31">
              <w:rPr>
                <w:rFonts w:ascii="Century Gothic" w:eastAsia="Droid Sans" w:hAnsi="Century Gothic" w:cs="Droid Sans"/>
              </w:rPr>
              <w:t>8</w:t>
            </w:r>
          </w:p>
        </w:tc>
        <w:tc>
          <w:tcPr>
            <w:tcW w:w="2629" w:type="dxa"/>
            <w:vAlign w:val="center"/>
          </w:tcPr>
          <w:p w14:paraId="5B5FE8C8" w14:textId="22714805" w:rsidR="00940710" w:rsidRPr="00940710" w:rsidRDefault="00940710" w:rsidP="00940710">
            <w:pPr>
              <w:widowControl w:val="0"/>
              <w:spacing w:after="0" w:line="240" w:lineRule="auto"/>
              <w:jc w:val="center"/>
            </w:pPr>
            <w:r>
              <w:rPr>
                <w:rFonts w:ascii="Century Gothic" w:eastAsia="Droid Sans" w:hAnsi="Century Gothic" w:cs="Droid Sans"/>
              </w:rPr>
              <w:t>Aggiunta glossario</w:t>
            </w:r>
          </w:p>
        </w:tc>
        <w:tc>
          <w:tcPr>
            <w:tcW w:w="2364" w:type="dxa"/>
            <w:vAlign w:val="center"/>
          </w:tcPr>
          <w:p w14:paraId="09722271" w14:textId="5459F014" w:rsidR="00940710" w:rsidRDefault="00940710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MDP</w:t>
            </w:r>
          </w:p>
        </w:tc>
      </w:tr>
      <w:tr w:rsidR="00940710" w:rsidRPr="003261F4" w14:paraId="1CF214DF" w14:textId="77777777" w:rsidTr="00B9079A">
        <w:trPr>
          <w:trHeight w:val="525"/>
        </w:trPr>
        <w:tc>
          <w:tcPr>
            <w:tcW w:w="2366" w:type="dxa"/>
            <w:vAlign w:val="center"/>
          </w:tcPr>
          <w:p w14:paraId="3F5DAF4C" w14:textId="3F952CBC" w:rsidR="00940710" w:rsidRDefault="00940710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06/02/2022 </w:t>
            </w:r>
          </w:p>
        </w:tc>
        <w:tc>
          <w:tcPr>
            <w:tcW w:w="1458" w:type="dxa"/>
            <w:vAlign w:val="center"/>
          </w:tcPr>
          <w:p w14:paraId="081ADBEB" w14:textId="6B6EF218" w:rsidR="00940710" w:rsidRDefault="00940710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>2.</w:t>
            </w:r>
            <w:r w:rsidR="006A0A31">
              <w:rPr>
                <w:rFonts w:ascii="Century Gothic" w:eastAsia="Droid Sans" w:hAnsi="Century Gothic" w:cs="Droid Sans"/>
              </w:rPr>
              <w:t>0</w:t>
            </w:r>
            <w:r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  <w:tc>
          <w:tcPr>
            <w:tcW w:w="2629" w:type="dxa"/>
            <w:vAlign w:val="center"/>
          </w:tcPr>
          <w:p w14:paraId="097369AA" w14:textId="2AAA6FDE" w:rsidR="00940710" w:rsidRDefault="00940710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 w:rsidRPr="00EC7D0C">
              <w:rPr>
                <w:rFonts w:ascii="Century Gothic" w:eastAsia="Droid Sans" w:hAnsi="Century Gothic" w:cs="Droid Sans"/>
              </w:rPr>
              <w:t xml:space="preserve">Revisione </w:t>
            </w:r>
          </w:p>
        </w:tc>
        <w:tc>
          <w:tcPr>
            <w:tcW w:w="2364" w:type="dxa"/>
            <w:vAlign w:val="center"/>
          </w:tcPr>
          <w:p w14:paraId="2BA96771" w14:textId="434DE6ED" w:rsidR="00940710" w:rsidRDefault="00FB1273" w:rsidP="00940710">
            <w:pPr>
              <w:widowControl w:val="0"/>
              <w:spacing w:after="0" w:line="240" w:lineRule="auto"/>
              <w:jc w:val="center"/>
              <w:rPr>
                <w:rFonts w:ascii="Century Gothic" w:eastAsia="Droid Sans" w:hAnsi="Century Gothic" w:cs="Droid Sans"/>
              </w:rPr>
            </w:pPr>
            <w:r>
              <w:rPr>
                <w:rFonts w:ascii="Century Gothic" w:eastAsia="Droid Sans" w:hAnsi="Century Gothic" w:cs="Droid Sans"/>
              </w:rPr>
              <w:t>Team</w:t>
            </w:r>
            <w:r w:rsidR="00940710" w:rsidRPr="00EC7D0C">
              <w:rPr>
                <w:rFonts w:ascii="Century Gothic" w:eastAsia="Droid Sans" w:hAnsi="Century Gothic" w:cs="Droid Sans"/>
              </w:rPr>
              <w:t xml:space="preserve"> </w:t>
            </w:r>
          </w:p>
        </w:tc>
      </w:tr>
    </w:tbl>
    <w:p w14:paraId="2052C67F" w14:textId="1B84E9FA" w:rsidR="00914F42" w:rsidRPr="003261F4" w:rsidRDefault="0F9E9609" w:rsidP="00914F42">
      <w:pPr>
        <w:pStyle w:val="Titolo2"/>
      </w:pPr>
      <w:bookmarkStart w:id="4" w:name="_Toc95649696"/>
      <w:r>
        <w:t xml:space="preserve">Membri </w:t>
      </w:r>
      <w:proofErr w:type="gramStart"/>
      <w:r>
        <w:t>del team</w:t>
      </w:r>
      <w:bookmarkEnd w:id="4"/>
      <w:proofErr w:type="gramEnd"/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003"/>
        <w:gridCol w:w="1953"/>
        <w:gridCol w:w="1985"/>
        <w:gridCol w:w="3687"/>
      </w:tblGrid>
      <w:tr w:rsidR="005F3032" w:rsidRPr="003261F4" w14:paraId="0F9F0405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1DC4378" w14:textId="65FC0E69" w:rsidR="005F3032" w:rsidRPr="003261F4" w:rsidRDefault="005F3032" w:rsidP="00AE62B3">
            <w:pPr>
              <w:jc w:val="center"/>
            </w:pPr>
            <w:r w:rsidRPr="003261F4">
              <w:t>Nome</w:t>
            </w:r>
          </w:p>
        </w:tc>
        <w:tc>
          <w:tcPr>
            <w:tcW w:w="2407" w:type="dxa"/>
          </w:tcPr>
          <w:p w14:paraId="0A15332E" w14:textId="6B68EF72" w:rsidR="005F3032" w:rsidRPr="003261F4" w:rsidRDefault="005F3032" w:rsidP="00AE62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Ruolo nel progetto</w:t>
            </w:r>
          </w:p>
        </w:tc>
        <w:tc>
          <w:tcPr>
            <w:tcW w:w="2407" w:type="dxa"/>
          </w:tcPr>
          <w:p w14:paraId="6A59245B" w14:textId="603458DB" w:rsidR="005F3032" w:rsidRPr="003261F4" w:rsidRDefault="00D0633A" w:rsidP="00AE62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Acronimo</w:t>
            </w:r>
          </w:p>
        </w:tc>
        <w:tc>
          <w:tcPr>
            <w:tcW w:w="2407" w:type="dxa"/>
          </w:tcPr>
          <w:p w14:paraId="78D49D2F" w14:textId="5BFB7D32" w:rsidR="005F3032" w:rsidRPr="003261F4" w:rsidRDefault="00D0633A" w:rsidP="00AE62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Informazioni di contatto</w:t>
            </w:r>
          </w:p>
        </w:tc>
      </w:tr>
      <w:tr w:rsidR="005F3032" w:rsidRPr="003261F4" w14:paraId="245AD6C7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269F5AD" w14:textId="256F792D" w:rsidR="005F3032" w:rsidRPr="003261F4" w:rsidRDefault="00AE62B3" w:rsidP="00AE62B3">
            <w:pPr>
              <w:jc w:val="center"/>
            </w:pPr>
            <w:r w:rsidRPr="003261F4">
              <w:t>Giuseppe Abbatiello</w:t>
            </w:r>
          </w:p>
        </w:tc>
        <w:tc>
          <w:tcPr>
            <w:tcW w:w="2407" w:type="dxa"/>
          </w:tcPr>
          <w:p w14:paraId="1602E117" w14:textId="09528B44" w:rsidR="005F3032" w:rsidRPr="003261F4" w:rsidRDefault="00D0633A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Project Manager</w:t>
            </w:r>
          </w:p>
        </w:tc>
        <w:tc>
          <w:tcPr>
            <w:tcW w:w="2407" w:type="dxa"/>
          </w:tcPr>
          <w:p w14:paraId="0781F0C6" w14:textId="1FBD3854" w:rsidR="005F3032" w:rsidRPr="003261F4" w:rsidRDefault="00D0633A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GA</w:t>
            </w:r>
          </w:p>
        </w:tc>
        <w:tc>
          <w:tcPr>
            <w:tcW w:w="2407" w:type="dxa"/>
          </w:tcPr>
          <w:p w14:paraId="1EFE7F00" w14:textId="0B484D22" w:rsidR="005F3032" w:rsidRPr="003261F4" w:rsidRDefault="002B66D5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g.abbatiello@studenti.unisa.it</w:t>
            </w:r>
          </w:p>
        </w:tc>
      </w:tr>
      <w:tr w:rsidR="005F3032" w:rsidRPr="003261F4" w14:paraId="1D7B2794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BEE5779" w14:textId="08E1EC13" w:rsidR="005F3032" w:rsidRPr="003261F4" w:rsidRDefault="00D0633A" w:rsidP="00AE62B3">
            <w:pPr>
              <w:jc w:val="center"/>
            </w:pPr>
            <w:r w:rsidRPr="003261F4">
              <w:t xml:space="preserve">El </w:t>
            </w:r>
            <w:r w:rsidR="00AE62B3" w:rsidRPr="003261F4">
              <w:t xml:space="preserve">Mehdi </w:t>
            </w:r>
            <w:proofErr w:type="spellStart"/>
            <w:r w:rsidR="00AE62B3" w:rsidRPr="003261F4">
              <w:t>Boudad</w:t>
            </w:r>
            <w:proofErr w:type="spellEnd"/>
          </w:p>
        </w:tc>
        <w:tc>
          <w:tcPr>
            <w:tcW w:w="2407" w:type="dxa"/>
          </w:tcPr>
          <w:p w14:paraId="119EAC3B" w14:textId="06706899" w:rsidR="005F3032" w:rsidRPr="003261F4" w:rsidRDefault="00D0633A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Team </w:t>
            </w:r>
            <w:proofErr w:type="spellStart"/>
            <w:r w:rsidRPr="003261F4">
              <w:t>Member</w:t>
            </w:r>
            <w:proofErr w:type="spellEnd"/>
          </w:p>
        </w:tc>
        <w:tc>
          <w:tcPr>
            <w:tcW w:w="2407" w:type="dxa"/>
          </w:tcPr>
          <w:p w14:paraId="0F41FCCC" w14:textId="57AC1582" w:rsidR="005F3032" w:rsidRPr="003261F4" w:rsidRDefault="002B66D5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EB</w:t>
            </w:r>
          </w:p>
        </w:tc>
        <w:tc>
          <w:tcPr>
            <w:tcW w:w="2407" w:type="dxa"/>
          </w:tcPr>
          <w:p w14:paraId="718BDBC6" w14:textId="6EA1403C" w:rsidR="005F3032" w:rsidRPr="003261F4" w:rsidRDefault="00A5590D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</w:t>
            </w:r>
            <w:r w:rsidR="002B66D5" w:rsidRPr="003261F4">
              <w:t>.boudad@studenti.unisa.it</w:t>
            </w:r>
          </w:p>
        </w:tc>
      </w:tr>
      <w:tr w:rsidR="00AE62B3" w:rsidRPr="003261F4" w14:paraId="249442EE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6F1231C" w14:textId="73CEFCD3" w:rsidR="00AE62B3" w:rsidRPr="003261F4" w:rsidRDefault="00AE62B3" w:rsidP="00AE62B3">
            <w:pPr>
              <w:jc w:val="center"/>
            </w:pPr>
            <w:r w:rsidRPr="003261F4">
              <w:t>Marco De Palma</w:t>
            </w:r>
          </w:p>
        </w:tc>
        <w:tc>
          <w:tcPr>
            <w:tcW w:w="2407" w:type="dxa"/>
          </w:tcPr>
          <w:p w14:paraId="1BDCE2EF" w14:textId="350A8316" w:rsidR="00AE62B3" w:rsidRPr="003261F4" w:rsidRDefault="00D0633A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Team </w:t>
            </w:r>
            <w:proofErr w:type="spellStart"/>
            <w:r w:rsidRPr="003261F4">
              <w:t>Member</w:t>
            </w:r>
            <w:proofErr w:type="spellEnd"/>
          </w:p>
        </w:tc>
        <w:tc>
          <w:tcPr>
            <w:tcW w:w="2407" w:type="dxa"/>
          </w:tcPr>
          <w:p w14:paraId="03FAA4BF" w14:textId="0A6FB1EC" w:rsidR="00AE62B3" w:rsidRPr="003261F4" w:rsidRDefault="002B66D5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</w:t>
            </w:r>
            <w:r w:rsidR="002501CF">
              <w:t>D</w:t>
            </w:r>
            <w:r w:rsidRPr="003261F4">
              <w:t>P</w:t>
            </w:r>
          </w:p>
        </w:tc>
        <w:tc>
          <w:tcPr>
            <w:tcW w:w="2407" w:type="dxa"/>
          </w:tcPr>
          <w:p w14:paraId="418EF686" w14:textId="3BF71601" w:rsidR="00AE62B3" w:rsidRPr="003261F4" w:rsidRDefault="00890E40" w:rsidP="00AE62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0C07BC" w:rsidRPr="003261F4">
                <w:rPr>
                  <w:rStyle w:val="Collegamentoipertestuale"/>
                  <w:color w:val="auto"/>
                  <w:u w:val="none"/>
                </w:rPr>
                <w:t>m.depalma6@studenti.unisa.it</w:t>
              </w:r>
            </w:hyperlink>
          </w:p>
        </w:tc>
      </w:tr>
      <w:tr w:rsidR="005F3032" w:rsidRPr="003261F4" w14:paraId="37FA23A4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8AA1AEE" w14:textId="16D89D90" w:rsidR="005F3032" w:rsidRPr="003261F4" w:rsidRDefault="00AE62B3" w:rsidP="00AE62B3">
            <w:pPr>
              <w:jc w:val="center"/>
            </w:pPr>
            <w:r w:rsidRPr="003261F4">
              <w:t xml:space="preserve">Marco Ancona </w:t>
            </w:r>
          </w:p>
        </w:tc>
        <w:tc>
          <w:tcPr>
            <w:tcW w:w="2407" w:type="dxa"/>
          </w:tcPr>
          <w:p w14:paraId="50D7DED9" w14:textId="6F53A620" w:rsidR="005F3032" w:rsidRPr="003261F4" w:rsidRDefault="00D0633A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Team </w:t>
            </w:r>
            <w:proofErr w:type="spellStart"/>
            <w:r w:rsidRPr="003261F4">
              <w:t>Member</w:t>
            </w:r>
            <w:proofErr w:type="spellEnd"/>
          </w:p>
        </w:tc>
        <w:tc>
          <w:tcPr>
            <w:tcW w:w="2407" w:type="dxa"/>
          </w:tcPr>
          <w:p w14:paraId="048D0221" w14:textId="58DF47AF" w:rsidR="005F3032" w:rsidRPr="003261F4" w:rsidRDefault="002B66D5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MA</w:t>
            </w:r>
          </w:p>
        </w:tc>
        <w:tc>
          <w:tcPr>
            <w:tcW w:w="2407" w:type="dxa"/>
          </w:tcPr>
          <w:p w14:paraId="3097508E" w14:textId="67CB0CDF" w:rsidR="005F3032" w:rsidRPr="003261F4" w:rsidRDefault="51577DD2" w:rsidP="00AE62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m.ancona2@studenti.unisa.it</w:t>
            </w:r>
          </w:p>
        </w:tc>
      </w:tr>
    </w:tbl>
    <w:p w14:paraId="446794D2" w14:textId="77777777" w:rsidR="00914F42" w:rsidRPr="003261F4" w:rsidRDefault="00914F42" w:rsidP="00914F42"/>
    <w:p w14:paraId="66DFEC6F" w14:textId="3060DAB5" w:rsidR="00914F42" w:rsidRPr="003261F4" w:rsidRDefault="00914F42"/>
    <w:p w14:paraId="537FBF5C" w14:textId="1B4ED2F9" w:rsidR="00CCE663" w:rsidRPr="003261F4" w:rsidRDefault="00CCE663" w:rsidP="00D7588F"/>
    <w:p w14:paraId="332347B7" w14:textId="574C17B6" w:rsidR="23B2C975" w:rsidRPr="003261F4" w:rsidRDefault="23B2C975" w:rsidP="00D7588F"/>
    <w:p w14:paraId="0426B83C" w14:textId="3B1947E4" w:rsidR="23B2C975" w:rsidRPr="003261F4" w:rsidRDefault="23B2C975" w:rsidP="00D7588F"/>
    <w:p w14:paraId="3FD13518" w14:textId="1ADA3F72" w:rsidR="004179BE" w:rsidRPr="003261F4" w:rsidRDefault="0F9E9609" w:rsidP="004179BE">
      <w:pPr>
        <w:pStyle w:val="Titolo2"/>
      </w:pPr>
      <w:bookmarkStart w:id="5" w:name="_Toc95649697"/>
      <w:r>
        <w:t>1 Introduzione</w:t>
      </w:r>
      <w:bookmarkEnd w:id="5"/>
    </w:p>
    <w:p w14:paraId="19A2E394" w14:textId="77777777" w:rsidR="004179BE" w:rsidRPr="003261F4" w:rsidRDefault="004179BE" w:rsidP="004179BE"/>
    <w:p w14:paraId="6AF60227" w14:textId="0364B1E6" w:rsidR="00C742FB" w:rsidRPr="003261F4" w:rsidRDefault="0F9E9609" w:rsidP="00C742FB">
      <w:pPr>
        <w:pStyle w:val="Titolo3"/>
      </w:pPr>
      <w:bookmarkStart w:id="6" w:name="_Toc95649698"/>
      <w:r>
        <w:t>1.1 Obiettivi del sistema</w:t>
      </w:r>
      <w:bookmarkEnd w:id="6"/>
    </w:p>
    <w:p w14:paraId="1FFA5A78" w14:textId="1F697BE2" w:rsidR="00D12DBA" w:rsidRPr="003261F4" w:rsidRDefault="00D12DBA" w:rsidP="0FF743FE">
      <w:pPr>
        <w:jc w:val="both"/>
        <w:rPr>
          <w:rFonts w:cstheme="majorBidi"/>
        </w:rPr>
      </w:pPr>
      <w:proofErr w:type="spellStart"/>
      <w:r w:rsidRPr="0FF743FE">
        <w:rPr>
          <w:rFonts w:cstheme="majorBidi"/>
        </w:rPr>
        <w:t>PartnerShop</w:t>
      </w:r>
      <w:proofErr w:type="spellEnd"/>
      <w:r w:rsidRPr="0FF743FE">
        <w:rPr>
          <w:rFonts w:cstheme="majorBidi"/>
        </w:rPr>
        <w:t xml:space="preserve"> è un sito web il cui </w:t>
      </w:r>
      <w:r w:rsidR="00B50871">
        <w:rPr>
          <w:rFonts w:cstheme="majorBidi"/>
        </w:rPr>
        <w:t>obiettivo</w:t>
      </w:r>
      <w:r w:rsidRPr="0FF743FE">
        <w:rPr>
          <w:rFonts w:cstheme="majorBidi"/>
        </w:rPr>
        <w:t xml:space="preserve"> è quello di aiutare le imprese, in questo momento di difficoltà</w:t>
      </w:r>
      <w:r w:rsidR="00AC5BF9" w:rsidRPr="0FF743FE">
        <w:rPr>
          <w:rFonts w:cstheme="majorBidi"/>
        </w:rPr>
        <w:t xml:space="preserve"> dovuto alla pandemia</w:t>
      </w:r>
      <w:r w:rsidRPr="0FF743FE">
        <w:rPr>
          <w:rFonts w:cstheme="majorBidi"/>
        </w:rPr>
        <w:t>, a non perdere i propri clienti e allo stesso tempo ampliare il loro mercato. Ai clienti, così facendo, si offre una gran selezione di prodotti, facilità nell’acquisto e garanzia di un servizio di qualità.</w:t>
      </w:r>
    </w:p>
    <w:p w14:paraId="22306B41" w14:textId="77777777" w:rsidR="00EE5211" w:rsidRPr="003261F4" w:rsidRDefault="00EE5211" w:rsidP="00EE5211">
      <w:pPr>
        <w:pStyle w:val="Paragrafoelenco"/>
      </w:pPr>
    </w:p>
    <w:p w14:paraId="56ADE16B" w14:textId="76DEABA0" w:rsidR="004740F0" w:rsidRPr="003261F4" w:rsidRDefault="0F9E9609" w:rsidP="00EE5211">
      <w:pPr>
        <w:pStyle w:val="Titolo3"/>
      </w:pPr>
      <w:bookmarkStart w:id="7" w:name="_Toc95649699"/>
      <w:r>
        <w:t>1.2 Ambito del sistema</w:t>
      </w:r>
      <w:bookmarkEnd w:id="7"/>
      <w:r>
        <w:t xml:space="preserve"> </w:t>
      </w:r>
    </w:p>
    <w:p w14:paraId="1B0C703F" w14:textId="21745922" w:rsidR="004322F7" w:rsidRPr="003261F4" w:rsidRDefault="00EF41CA" w:rsidP="00EF41CA">
      <w:pPr>
        <w:rPr>
          <w:szCs w:val="28"/>
        </w:rPr>
      </w:pPr>
      <w:proofErr w:type="spellStart"/>
      <w:r w:rsidRPr="003261F4">
        <w:rPr>
          <w:szCs w:val="28"/>
        </w:rPr>
        <w:t>PartnerShop</w:t>
      </w:r>
      <w:proofErr w:type="spellEnd"/>
      <w:r w:rsidRPr="003261F4">
        <w:rPr>
          <w:szCs w:val="28"/>
        </w:rPr>
        <w:t xml:space="preserve"> è un sito web i</w:t>
      </w:r>
      <w:r w:rsidR="004D31B9">
        <w:rPr>
          <w:szCs w:val="28"/>
        </w:rPr>
        <w:t xml:space="preserve">n cui un cliente può acquistare prodotti </w:t>
      </w:r>
      <w:r w:rsidR="0053175A">
        <w:rPr>
          <w:szCs w:val="28"/>
        </w:rPr>
        <w:t xml:space="preserve">di ogni tipo </w:t>
      </w:r>
      <w:r w:rsidR="004D31B9">
        <w:rPr>
          <w:szCs w:val="28"/>
        </w:rPr>
        <w:t xml:space="preserve">caricati da </w:t>
      </w:r>
      <w:r w:rsidR="0053175A">
        <w:rPr>
          <w:szCs w:val="28"/>
        </w:rPr>
        <w:t>venditori che si sono registrati alla piattaforma</w:t>
      </w:r>
      <w:r w:rsidRPr="003261F4">
        <w:rPr>
          <w:szCs w:val="28"/>
        </w:rPr>
        <w:t>.</w:t>
      </w:r>
      <w:r w:rsidR="00B905B6">
        <w:rPr>
          <w:szCs w:val="28"/>
        </w:rPr>
        <w:t xml:space="preserve"> </w:t>
      </w:r>
      <w:proofErr w:type="gramStart"/>
      <w:r w:rsidR="00641F25">
        <w:rPr>
          <w:szCs w:val="28"/>
        </w:rPr>
        <w:t>Inoltre</w:t>
      </w:r>
      <w:proofErr w:type="gramEnd"/>
      <w:r w:rsidR="00641F25">
        <w:rPr>
          <w:szCs w:val="28"/>
        </w:rPr>
        <w:t xml:space="preserve"> </w:t>
      </w:r>
      <w:r w:rsidR="00335B4C">
        <w:rPr>
          <w:szCs w:val="28"/>
        </w:rPr>
        <w:t xml:space="preserve">ogni </w:t>
      </w:r>
      <w:r w:rsidR="00802E36">
        <w:rPr>
          <w:szCs w:val="28"/>
        </w:rPr>
        <w:t>cliente registrato</w:t>
      </w:r>
      <w:r w:rsidR="00335B4C">
        <w:rPr>
          <w:szCs w:val="28"/>
        </w:rPr>
        <w:t xml:space="preserve"> potrà aggiungere questi prodotti alla lista dei desideri per salvarli in un secondo momento.</w:t>
      </w:r>
      <w:r w:rsidR="00802E36">
        <w:rPr>
          <w:szCs w:val="28"/>
        </w:rPr>
        <w:t xml:space="preserve"> </w:t>
      </w:r>
      <w:r w:rsidR="00CF0FC1">
        <w:rPr>
          <w:szCs w:val="28"/>
        </w:rPr>
        <w:t>Un utente non contento dell’esperienza potrà inviare una segnalazione che sarà gestita da un admin, il quale potrà rimuovere dei prodotti.</w:t>
      </w:r>
    </w:p>
    <w:p w14:paraId="69F56C8A" w14:textId="77777777" w:rsidR="00AA2E9F" w:rsidRPr="003261F4" w:rsidRDefault="00AA2E9F" w:rsidP="00EE5211">
      <w:pPr>
        <w:rPr>
          <w:szCs w:val="28"/>
        </w:rPr>
      </w:pPr>
    </w:p>
    <w:p w14:paraId="4A080118" w14:textId="1E7AD977" w:rsidR="007739AE" w:rsidRPr="003261F4" w:rsidRDefault="00666049" w:rsidP="00EE5211">
      <w:pPr>
        <w:rPr>
          <w:szCs w:val="28"/>
        </w:rPr>
      </w:pPr>
      <w:r w:rsidRPr="003261F4">
        <w:rPr>
          <w:szCs w:val="28"/>
        </w:rPr>
        <w:t>Nel dettaglio le funzionalità sono:</w:t>
      </w:r>
    </w:p>
    <w:p w14:paraId="0A85E92C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 xml:space="preserve">Consentire alle imprese che lavorano in Italia di poter effettuare la registrazione; </w:t>
      </w:r>
    </w:p>
    <w:p w14:paraId="4E4EE0CD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ad ogni impresa di aggiungere i propri prodotti alla piattaforma;</w:t>
      </w:r>
    </w:p>
    <w:p w14:paraId="4312EB91" w14:textId="514D49B3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ad ogni impresa di controllare gli ordini effettuati</w:t>
      </w:r>
      <w:r w:rsidR="00F32192">
        <w:rPr>
          <w:szCs w:val="28"/>
        </w:rPr>
        <w:t>;</w:t>
      </w:r>
    </w:p>
    <w:p w14:paraId="47E40460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ai clienti di poter acquistare i prodotti sulla piattaforma;</w:t>
      </w:r>
    </w:p>
    <w:p w14:paraId="1188A388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ai clienti di valutare dei prodotti;</w:t>
      </w:r>
    </w:p>
    <w:p w14:paraId="41F644EA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ai clienti di poter ricerca i prodotti tramite parole chiavi;</w:t>
      </w:r>
    </w:p>
    <w:p w14:paraId="1FBE9ACE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ai clienti di poter effettuare delle segnalazioni;</w:t>
      </w:r>
    </w:p>
    <w:p w14:paraId="6E45837C" w14:textId="77777777" w:rsidR="00F426A0" w:rsidRPr="003261F4" w:rsidRDefault="00F426A0" w:rsidP="00F426A0">
      <w:pPr>
        <w:numPr>
          <w:ilvl w:val="0"/>
          <w:numId w:val="20"/>
        </w:numPr>
        <w:rPr>
          <w:szCs w:val="28"/>
        </w:rPr>
      </w:pPr>
      <w:r w:rsidRPr="003261F4">
        <w:rPr>
          <w:szCs w:val="28"/>
        </w:rPr>
        <w:t>Consentire ai clienti di poter salvare i propri prodotti in una lista desideri;</w:t>
      </w:r>
    </w:p>
    <w:p w14:paraId="0D161724" w14:textId="77777777" w:rsidR="002B0864" w:rsidRPr="003261F4" w:rsidRDefault="002B0864" w:rsidP="00EE5211"/>
    <w:p w14:paraId="165DE650" w14:textId="1FF24A0E" w:rsidR="00173E05" w:rsidRPr="003261F4" w:rsidRDefault="0F9E9609" w:rsidP="00E20AFC">
      <w:pPr>
        <w:pStyle w:val="Titolo3"/>
      </w:pPr>
      <w:bookmarkStart w:id="8" w:name="_Toc95649700"/>
      <w:r>
        <w:t>1.3 Obiettivi e criteri di successo</w:t>
      </w:r>
      <w:bookmarkEnd w:id="8"/>
    </w:p>
    <w:p w14:paraId="052EE564" w14:textId="0751D208" w:rsidR="00A00B8B" w:rsidRPr="003261F4" w:rsidRDefault="00A00B8B" w:rsidP="00EE5211">
      <w:pPr>
        <w:rPr>
          <w:szCs w:val="28"/>
        </w:rPr>
      </w:pPr>
      <w:r w:rsidRPr="003261F4">
        <w:rPr>
          <w:szCs w:val="28"/>
        </w:rPr>
        <w:t>L’obiettivo del progetto è q</w:t>
      </w:r>
      <w:r w:rsidR="00F36E92" w:rsidRPr="003261F4">
        <w:rPr>
          <w:szCs w:val="28"/>
        </w:rPr>
        <w:t>uello di</w:t>
      </w:r>
      <w:r w:rsidR="00C97F78" w:rsidRPr="003261F4">
        <w:rPr>
          <w:szCs w:val="28"/>
        </w:rPr>
        <w:t xml:space="preserve"> creare una piatt</w:t>
      </w:r>
      <w:r w:rsidR="007001A7" w:rsidRPr="003261F4">
        <w:rPr>
          <w:szCs w:val="28"/>
        </w:rPr>
        <w:t>a</w:t>
      </w:r>
      <w:r w:rsidR="00C97F78" w:rsidRPr="003261F4">
        <w:rPr>
          <w:szCs w:val="28"/>
        </w:rPr>
        <w:t>forma Web</w:t>
      </w:r>
      <w:r w:rsidR="007001A7" w:rsidRPr="003261F4">
        <w:rPr>
          <w:szCs w:val="28"/>
        </w:rPr>
        <w:t>-</w:t>
      </w:r>
      <w:proofErr w:type="spellStart"/>
      <w:r w:rsidR="007001A7" w:rsidRPr="003261F4">
        <w:rPr>
          <w:szCs w:val="28"/>
        </w:rPr>
        <w:t>based</w:t>
      </w:r>
      <w:proofErr w:type="spellEnd"/>
      <w:r w:rsidR="007001A7" w:rsidRPr="003261F4">
        <w:rPr>
          <w:szCs w:val="28"/>
        </w:rPr>
        <w:t xml:space="preserve"> </w:t>
      </w:r>
      <w:r w:rsidR="00090AE4" w:rsidRPr="003261F4">
        <w:rPr>
          <w:szCs w:val="28"/>
        </w:rPr>
        <w:t>che sarà di supporto ai negozianti</w:t>
      </w:r>
      <w:r w:rsidR="00CC4B33" w:rsidRPr="003261F4">
        <w:rPr>
          <w:szCs w:val="28"/>
        </w:rPr>
        <w:t>.</w:t>
      </w:r>
    </w:p>
    <w:p w14:paraId="04783BF4" w14:textId="77777777" w:rsidR="001C2186" w:rsidRPr="003261F4" w:rsidRDefault="001C2186" w:rsidP="00EE5211">
      <w:pPr>
        <w:rPr>
          <w:szCs w:val="28"/>
        </w:rPr>
      </w:pPr>
    </w:p>
    <w:p w14:paraId="0B5B4E5F" w14:textId="5E4E68DB" w:rsidR="00DB2087" w:rsidRPr="003261F4" w:rsidRDefault="001C2186" w:rsidP="00EE5211">
      <w:pPr>
        <w:rPr>
          <w:szCs w:val="28"/>
        </w:rPr>
      </w:pPr>
      <w:r w:rsidRPr="003261F4">
        <w:rPr>
          <w:szCs w:val="28"/>
        </w:rPr>
        <w:t>Lo scopo prin</w:t>
      </w:r>
      <w:r w:rsidR="008C69BC" w:rsidRPr="003261F4">
        <w:rPr>
          <w:szCs w:val="28"/>
        </w:rPr>
        <w:t xml:space="preserve">cipale è </w:t>
      </w:r>
      <w:r w:rsidR="00B57CFA" w:rsidRPr="003261F4">
        <w:rPr>
          <w:szCs w:val="28"/>
        </w:rPr>
        <w:t xml:space="preserve">avvicinare le imprese al mondo e-commerce </w:t>
      </w:r>
      <w:r w:rsidR="009F2008" w:rsidRPr="003261F4">
        <w:rPr>
          <w:szCs w:val="28"/>
        </w:rPr>
        <w:t>e</w:t>
      </w:r>
      <w:r w:rsidR="00144347" w:rsidRPr="003261F4">
        <w:rPr>
          <w:szCs w:val="28"/>
        </w:rPr>
        <w:t xml:space="preserve"> </w:t>
      </w:r>
      <w:r w:rsidR="0086032D" w:rsidRPr="003261F4">
        <w:rPr>
          <w:szCs w:val="28"/>
        </w:rPr>
        <w:t>ampliare l’offerta dei prodotti disponibili</w:t>
      </w:r>
      <w:r w:rsidR="004153F1" w:rsidRPr="003261F4">
        <w:rPr>
          <w:szCs w:val="28"/>
        </w:rPr>
        <w:t xml:space="preserve"> per i clienti</w:t>
      </w:r>
      <w:r w:rsidR="0056297F" w:rsidRPr="003261F4">
        <w:rPr>
          <w:szCs w:val="28"/>
        </w:rPr>
        <w:t>.</w:t>
      </w:r>
    </w:p>
    <w:p w14:paraId="2009C8D9" w14:textId="7D9C79D0" w:rsidR="00DB2087" w:rsidRPr="003261F4" w:rsidRDefault="00DB2087" w:rsidP="00EE5211">
      <w:pPr>
        <w:rPr>
          <w:szCs w:val="28"/>
        </w:rPr>
      </w:pPr>
      <w:r w:rsidRPr="003261F4">
        <w:rPr>
          <w:szCs w:val="28"/>
        </w:rPr>
        <w:t>I criteri di successo stabiliti sono:</w:t>
      </w:r>
    </w:p>
    <w:p w14:paraId="315F0929" w14:textId="0EBB1587" w:rsidR="00087C58" w:rsidRPr="003261F4" w:rsidRDefault="003F62B7" w:rsidP="007905AF">
      <w:pPr>
        <w:pStyle w:val="Paragrafoelenco"/>
        <w:numPr>
          <w:ilvl w:val="0"/>
          <w:numId w:val="11"/>
        </w:numPr>
        <w:rPr>
          <w:szCs w:val="28"/>
        </w:rPr>
      </w:pPr>
      <w:r w:rsidRPr="003261F4">
        <w:rPr>
          <w:szCs w:val="28"/>
        </w:rPr>
        <w:t>User-friendly</w:t>
      </w:r>
      <w:r w:rsidR="00861B94" w:rsidRPr="003261F4">
        <w:rPr>
          <w:szCs w:val="28"/>
        </w:rPr>
        <w:t xml:space="preserve">: </w:t>
      </w:r>
      <w:r w:rsidR="00B414A7" w:rsidRPr="003261F4">
        <w:rPr>
          <w:szCs w:val="28"/>
        </w:rPr>
        <w:t>realizzare un’interfaccia</w:t>
      </w:r>
      <w:r w:rsidR="00C82C8B" w:rsidRPr="003261F4">
        <w:rPr>
          <w:szCs w:val="28"/>
        </w:rPr>
        <w:t xml:space="preserve"> </w:t>
      </w:r>
      <w:r w:rsidR="009E78F4" w:rsidRPr="003261F4">
        <w:rPr>
          <w:szCs w:val="28"/>
        </w:rPr>
        <w:t xml:space="preserve">in modo da avere </w:t>
      </w:r>
      <w:r w:rsidR="004153F1" w:rsidRPr="003261F4">
        <w:rPr>
          <w:szCs w:val="28"/>
        </w:rPr>
        <w:t>un sito</w:t>
      </w:r>
      <w:r w:rsidR="00D36374" w:rsidRPr="003261F4">
        <w:rPr>
          <w:szCs w:val="28"/>
        </w:rPr>
        <w:t xml:space="preserve"> intuitiv</w:t>
      </w:r>
      <w:r w:rsidR="004153F1" w:rsidRPr="003261F4">
        <w:rPr>
          <w:szCs w:val="28"/>
        </w:rPr>
        <w:t>o</w:t>
      </w:r>
      <w:r w:rsidR="00D36374" w:rsidRPr="003261F4">
        <w:rPr>
          <w:szCs w:val="28"/>
        </w:rPr>
        <w:t xml:space="preserve"> e</w:t>
      </w:r>
      <w:r w:rsidR="009E78F4" w:rsidRPr="003261F4">
        <w:rPr>
          <w:szCs w:val="28"/>
        </w:rPr>
        <w:t xml:space="preserve"> facile da utilizzare </w:t>
      </w:r>
      <w:r w:rsidR="00D36374" w:rsidRPr="003261F4">
        <w:rPr>
          <w:szCs w:val="28"/>
        </w:rPr>
        <w:t xml:space="preserve">permettendo all’utente di portare a termine operazioni in modo </w:t>
      </w:r>
      <w:r w:rsidR="0074539F" w:rsidRPr="003261F4">
        <w:rPr>
          <w:szCs w:val="28"/>
        </w:rPr>
        <w:t>semplice</w:t>
      </w:r>
      <w:r w:rsidR="00D36374" w:rsidRPr="003261F4">
        <w:rPr>
          <w:szCs w:val="28"/>
        </w:rPr>
        <w:t xml:space="preserve"> e veloce.</w:t>
      </w:r>
    </w:p>
    <w:p w14:paraId="61C7C6C1" w14:textId="6A8EFF10" w:rsidR="00361614" w:rsidRPr="003261F4" w:rsidRDefault="00216608" w:rsidP="00090AE4">
      <w:pPr>
        <w:pStyle w:val="Paragrafoelenco"/>
        <w:numPr>
          <w:ilvl w:val="0"/>
          <w:numId w:val="11"/>
        </w:numPr>
        <w:rPr>
          <w:rFonts w:eastAsiaTheme="minorEastAsia"/>
          <w:szCs w:val="28"/>
        </w:rPr>
      </w:pPr>
      <w:r w:rsidRPr="003261F4">
        <w:rPr>
          <w:szCs w:val="28"/>
        </w:rPr>
        <w:t>Alta</w:t>
      </w:r>
      <w:r w:rsidR="191F9B69" w:rsidRPr="003261F4">
        <w:rPr>
          <w:szCs w:val="28"/>
        </w:rPr>
        <w:t xml:space="preserve"> qualità: Si intende realizzare un sistema software di alta qualità e con una buona</w:t>
      </w:r>
      <w:r w:rsidR="00087C58" w:rsidRPr="003261F4">
        <w:rPr>
          <w:szCs w:val="28"/>
        </w:rPr>
        <w:t xml:space="preserve"> </w:t>
      </w:r>
      <w:r w:rsidR="191F9B69" w:rsidRPr="003261F4">
        <w:rPr>
          <w:szCs w:val="28"/>
        </w:rPr>
        <w:t>documentazione, al fine di poter essere utilizzato e manutenuto senza troppe difficoltà.</w:t>
      </w:r>
    </w:p>
    <w:p w14:paraId="5013EA36" w14:textId="1F2489A8" w:rsidR="00BF17C6" w:rsidRPr="003261F4" w:rsidRDefault="510B3BB5" w:rsidP="00090AE4">
      <w:pPr>
        <w:pStyle w:val="Paragrafoelenco"/>
        <w:numPr>
          <w:ilvl w:val="0"/>
          <w:numId w:val="11"/>
        </w:numPr>
        <w:rPr>
          <w:rFonts w:eastAsiaTheme="minorEastAsia"/>
          <w:szCs w:val="28"/>
        </w:rPr>
      </w:pPr>
      <w:r w:rsidRPr="003261F4">
        <w:rPr>
          <w:szCs w:val="28"/>
        </w:rPr>
        <w:t>Ridurre al minimo</w:t>
      </w:r>
      <w:r w:rsidR="191F9B69" w:rsidRPr="003261F4">
        <w:rPr>
          <w:szCs w:val="28"/>
        </w:rPr>
        <w:t xml:space="preserve"> i malfunzionamenti: </w:t>
      </w:r>
      <w:r w:rsidR="44DB1F0F" w:rsidRPr="003261F4">
        <w:rPr>
          <w:szCs w:val="28"/>
        </w:rPr>
        <w:t xml:space="preserve">Programmando </w:t>
      </w:r>
      <w:r w:rsidR="465F8D7B" w:rsidRPr="003261F4">
        <w:rPr>
          <w:szCs w:val="28"/>
        </w:rPr>
        <w:t xml:space="preserve">seguendo dei </w:t>
      </w:r>
      <w:r w:rsidR="51188515" w:rsidRPr="003261F4">
        <w:rPr>
          <w:szCs w:val="28"/>
        </w:rPr>
        <w:t xml:space="preserve">buon pattern e </w:t>
      </w:r>
      <w:r w:rsidR="073D4FBD" w:rsidRPr="003261F4">
        <w:rPr>
          <w:szCs w:val="28"/>
        </w:rPr>
        <w:t xml:space="preserve">impiegando molte </w:t>
      </w:r>
      <w:r w:rsidR="51E769E2" w:rsidRPr="003261F4">
        <w:rPr>
          <w:szCs w:val="28"/>
        </w:rPr>
        <w:t xml:space="preserve">risorse alla fase di testing </w:t>
      </w:r>
      <w:r w:rsidR="499F806A" w:rsidRPr="003261F4">
        <w:rPr>
          <w:szCs w:val="28"/>
        </w:rPr>
        <w:t xml:space="preserve">si </w:t>
      </w:r>
      <w:r w:rsidR="3FFA648C" w:rsidRPr="003261F4">
        <w:rPr>
          <w:szCs w:val="28"/>
        </w:rPr>
        <w:t xml:space="preserve">cerca di ridurre al </w:t>
      </w:r>
      <w:r w:rsidR="636A357C" w:rsidRPr="003261F4">
        <w:rPr>
          <w:szCs w:val="28"/>
        </w:rPr>
        <w:t>minimo i malfunzionamenti.</w:t>
      </w:r>
    </w:p>
    <w:p w14:paraId="2A17C895" w14:textId="350BE4C3" w:rsidR="00BF17C6" w:rsidRPr="003261F4" w:rsidRDefault="191F9B69" w:rsidP="00090AE4">
      <w:pPr>
        <w:pStyle w:val="Paragrafoelenco"/>
        <w:numPr>
          <w:ilvl w:val="0"/>
          <w:numId w:val="11"/>
        </w:numPr>
        <w:rPr>
          <w:rFonts w:eastAsiaTheme="minorEastAsia"/>
          <w:szCs w:val="28"/>
        </w:rPr>
      </w:pPr>
      <w:r w:rsidRPr="003261F4">
        <w:rPr>
          <w:szCs w:val="28"/>
        </w:rPr>
        <w:t>Completezza nell’implementazione dei requisiti: Si intende soddisfare tutti i requisiti ad alta</w:t>
      </w:r>
      <w:r w:rsidR="007905AF" w:rsidRPr="003261F4">
        <w:rPr>
          <w:szCs w:val="28"/>
        </w:rPr>
        <w:t xml:space="preserve"> </w:t>
      </w:r>
      <w:r w:rsidRPr="003261F4">
        <w:rPr>
          <w:szCs w:val="28"/>
        </w:rPr>
        <w:t>priorità richiesti dal cliente e potenzialmente superare le sue aspettative.</w:t>
      </w:r>
    </w:p>
    <w:p w14:paraId="7EFD7258" w14:textId="0992AC33" w:rsidR="00D36374" w:rsidRPr="003261F4" w:rsidRDefault="191F9B69" w:rsidP="00090AE4">
      <w:pPr>
        <w:pStyle w:val="Paragrafoelenco"/>
        <w:numPr>
          <w:ilvl w:val="0"/>
          <w:numId w:val="11"/>
        </w:numPr>
        <w:rPr>
          <w:rFonts w:eastAsiaTheme="minorEastAsia"/>
          <w:szCs w:val="28"/>
        </w:rPr>
      </w:pPr>
      <w:r w:rsidRPr="003261F4">
        <w:rPr>
          <w:szCs w:val="28"/>
        </w:rPr>
        <w:t>Schedule: Si intende rispettare le scadenze prefissate con il cliente.</w:t>
      </w:r>
    </w:p>
    <w:p w14:paraId="1BED6BB3" w14:textId="77777777" w:rsidR="00E921EF" w:rsidRPr="003261F4" w:rsidRDefault="00E921EF" w:rsidP="00EE5211">
      <w:pPr>
        <w:rPr>
          <w:sz w:val="24"/>
          <w:szCs w:val="24"/>
        </w:rPr>
      </w:pPr>
    </w:p>
    <w:p w14:paraId="1EB5C3BE" w14:textId="2B307EF8" w:rsidR="00D720D8" w:rsidRPr="003261F4" w:rsidRDefault="0F9E9609" w:rsidP="009D0232">
      <w:pPr>
        <w:pStyle w:val="Titolo3"/>
      </w:pPr>
      <w:bookmarkStart w:id="9" w:name="_Toc95649701"/>
      <w:r>
        <w:t>1.4 Definizioni, acronimi e abbreviazioni</w:t>
      </w:r>
      <w:bookmarkEnd w:id="9"/>
    </w:p>
    <w:p w14:paraId="1570AA47" w14:textId="72B1CD37" w:rsidR="009D0232" w:rsidRPr="003261F4" w:rsidRDefault="008148F0" w:rsidP="008148F0">
      <w:pPr>
        <w:pStyle w:val="Paragrafoelenco"/>
        <w:numPr>
          <w:ilvl w:val="0"/>
          <w:numId w:val="9"/>
        </w:numPr>
      </w:pPr>
      <w:r w:rsidRPr="003261F4">
        <w:t xml:space="preserve">RAD: </w:t>
      </w:r>
      <w:proofErr w:type="spellStart"/>
      <w:r w:rsidRPr="003261F4">
        <w:t>Requirements</w:t>
      </w:r>
      <w:proofErr w:type="spellEnd"/>
      <w:r w:rsidRPr="003261F4">
        <w:t xml:space="preserve"> Analysis </w:t>
      </w:r>
      <w:proofErr w:type="spellStart"/>
      <w:r w:rsidRPr="003261F4">
        <w:t>Document</w:t>
      </w:r>
      <w:proofErr w:type="spellEnd"/>
    </w:p>
    <w:p w14:paraId="2C285D93" w14:textId="65C0814B" w:rsidR="00637ACC" w:rsidRPr="003261F4" w:rsidRDefault="008148F0" w:rsidP="00637ACC">
      <w:pPr>
        <w:pStyle w:val="Paragrafoelenco"/>
        <w:numPr>
          <w:ilvl w:val="0"/>
          <w:numId w:val="9"/>
        </w:numPr>
      </w:pPr>
      <w:r w:rsidRPr="003261F4">
        <w:t>RF: Requisito Funzionale</w:t>
      </w:r>
    </w:p>
    <w:p w14:paraId="48D07F56" w14:textId="6073ED84" w:rsidR="00637ACC" w:rsidRPr="003261F4" w:rsidRDefault="00637ACC" w:rsidP="00637ACC">
      <w:pPr>
        <w:pStyle w:val="Paragrafoelenco"/>
        <w:numPr>
          <w:ilvl w:val="0"/>
          <w:numId w:val="9"/>
        </w:numPr>
      </w:pPr>
      <w:r w:rsidRPr="003261F4">
        <w:t>RNF: Requisito non Funzionale</w:t>
      </w:r>
    </w:p>
    <w:p w14:paraId="16EA8936" w14:textId="501537FA" w:rsidR="001968A5" w:rsidRPr="003261F4" w:rsidRDefault="00EE6AAF" w:rsidP="00637ACC">
      <w:pPr>
        <w:pStyle w:val="Paragrafoelenco"/>
        <w:numPr>
          <w:ilvl w:val="0"/>
          <w:numId w:val="9"/>
        </w:numPr>
      </w:pPr>
      <w:r w:rsidRPr="003261F4">
        <w:t>SC: S</w:t>
      </w:r>
      <w:r w:rsidR="000A27CC" w:rsidRPr="003261F4">
        <w:t>cenario</w:t>
      </w:r>
    </w:p>
    <w:p w14:paraId="367D3F88" w14:textId="2DFE083D" w:rsidR="00FD5D61" w:rsidRPr="003261F4" w:rsidRDefault="00702AD2" w:rsidP="00FD5D61">
      <w:pPr>
        <w:pStyle w:val="Paragrafoelenco"/>
        <w:numPr>
          <w:ilvl w:val="0"/>
          <w:numId w:val="9"/>
        </w:numPr>
      </w:pPr>
      <w:r w:rsidRPr="003261F4">
        <w:t>UC</w:t>
      </w:r>
      <w:r w:rsidR="00FD5D61" w:rsidRPr="003261F4">
        <w:t>: Use Case</w:t>
      </w:r>
    </w:p>
    <w:p w14:paraId="11A7D571" w14:textId="315E8F27" w:rsidR="00FD5D61" w:rsidRPr="003261F4" w:rsidRDefault="51577DD2" w:rsidP="00FD5D61">
      <w:pPr>
        <w:pStyle w:val="Paragrafoelenco"/>
        <w:numPr>
          <w:ilvl w:val="0"/>
          <w:numId w:val="9"/>
        </w:numPr>
      </w:pPr>
      <w:r w:rsidRPr="003261F4">
        <w:t xml:space="preserve">UCD: Use Case </w:t>
      </w:r>
      <w:proofErr w:type="spellStart"/>
      <w:r w:rsidRPr="003261F4">
        <w:t>Diagram</w:t>
      </w:r>
      <w:proofErr w:type="spellEnd"/>
    </w:p>
    <w:p w14:paraId="0B087751" w14:textId="350CAB28" w:rsidR="00A5586F" w:rsidRDefault="00726EB4" w:rsidP="00FD5D61">
      <w:pPr>
        <w:pStyle w:val="Paragrafoelenco"/>
        <w:numPr>
          <w:ilvl w:val="0"/>
          <w:numId w:val="9"/>
        </w:numPr>
      </w:pPr>
      <w:r w:rsidRPr="003261F4">
        <w:lastRenderedPageBreak/>
        <w:t>GU: Gestione Utente</w:t>
      </w:r>
    </w:p>
    <w:p w14:paraId="39F9D2DD" w14:textId="306DC740" w:rsidR="00241182" w:rsidRDefault="005038A7" w:rsidP="00FD5D61">
      <w:pPr>
        <w:pStyle w:val="Paragrafoelenco"/>
        <w:numPr>
          <w:ilvl w:val="0"/>
          <w:numId w:val="9"/>
        </w:numPr>
      </w:pPr>
      <w:r>
        <w:t xml:space="preserve">GV: </w:t>
      </w:r>
      <w:r w:rsidR="00C046A0">
        <w:t>Gestione Vendite</w:t>
      </w:r>
    </w:p>
    <w:p w14:paraId="51AC54F1" w14:textId="5BA9E4FB" w:rsidR="00C046A0" w:rsidRDefault="00C046A0" w:rsidP="00FD5D61">
      <w:pPr>
        <w:pStyle w:val="Paragrafoelenco"/>
        <w:numPr>
          <w:ilvl w:val="0"/>
          <w:numId w:val="9"/>
        </w:numPr>
      </w:pPr>
      <w:r>
        <w:t>GA: Gestione Acquisti</w:t>
      </w:r>
    </w:p>
    <w:p w14:paraId="2AE4B103" w14:textId="0C5A4C6D" w:rsidR="00C046A0" w:rsidRPr="003261F4" w:rsidRDefault="00C046A0" w:rsidP="00FD5D61">
      <w:pPr>
        <w:pStyle w:val="Paragrafoelenco"/>
        <w:numPr>
          <w:ilvl w:val="0"/>
          <w:numId w:val="9"/>
        </w:numPr>
      </w:pPr>
      <w:r>
        <w:t>GAM: Gestione Amministratore</w:t>
      </w:r>
    </w:p>
    <w:p w14:paraId="1E00A912" w14:textId="61CFB041" w:rsidR="002C6056" w:rsidRPr="003261F4" w:rsidRDefault="002C6056" w:rsidP="00FD5D61">
      <w:pPr>
        <w:pStyle w:val="Paragrafoelenco"/>
        <w:numPr>
          <w:ilvl w:val="0"/>
          <w:numId w:val="9"/>
        </w:numPr>
      </w:pPr>
      <w:r w:rsidRPr="003261F4">
        <w:t xml:space="preserve">MO: </w:t>
      </w:r>
      <w:r w:rsidR="004639DA" w:rsidRPr="003261F4">
        <w:t>Model Object</w:t>
      </w:r>
    </w:p>
    <w:p w14:paraId="418F92D8" w14:textId="1E168D68" w:rsidR="004639DA" w:rsidRPr="003261F4" w:rsidRDefault="004639DA" w:rsidP="00FD5D61">
      <w:pPr>
        <w:pStyle w:val="Paragrafoelenco"/>
        <w:numPr>
          <w:ilvl w:val="0"/>
          <w:numId w:val="9"/>
        </w:numPr>
      </w:pPr>
      <w:r w:rsidRPr="003261F4">
        <w:t>CD: C</w:t>
      </w:r>
      <w:r w:rsidR="002F4BA2" w:rsidRPr="003261F4">
        <w:t>lass</w:t>
      </w:r>
      <w:r w:rsidRPr="003261F4">
        <w:t xml:space="preserve"> </w:t>
      </w:r>
      <w:proofErr w:type="spellStart"/>
      <w:r w:rsidRPr="003261F4">
        <w:t>Diagram</w:t>
      </w:r>
      <w:proofErr w:type="spellEnd"/>
    </w:p>
    <w:p w14:paraId="57CB8079" w14:textId="29F9BE16" w:rsidR="00B54EF9" w:rsidRPr="003261F4" w:rsidRDefault="004875C4" w:rsidP="2603E079">
      <w:pPr>
        <w:pStyle w:val="Paragrafoelenco"/>
        <w:numPr>
          <w:ilvl w:val="0"/>
          <w:numId w:val="9"/>
        </w:numPr>
      </w:pPr>
      <w:r>
        <w:t xml:space="preserve">SD: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76ED9E48" w14:textId="77777777" w:rsidR="00E259D8" w:rsidRPr="003261F4" w:rsidRDefault="00E259D8" w:rsidP="00B54EF9"/>
    <w:p w14:paraId="275C71ED" w14:textId="541CA14B" w:rsidR="00E259D8" w:rsidRPr="003261F4" w:rsidRDefault="0F9E9609" w:rsidP="00477640">
      <w:pPr>
        <w:pStyle w:val="Titolo2"/>
      </w:pPr>
      <w:bookmarkStart w:id="10" w:name="_Toc95649702"/>
      <w:r>
        <w:t>2 Sistema Attuale</w:t>
      </w:r>
      <w:bookmarkEnd w:id="10"/>
    </w:p>
    <w:p w14:paraId="6DBE90E6" w14:textId="1F3C989E" w:rsidR="1CF72B92" w:rsidRPr="003261F4" w:rsidRDefault="1CF72B92">
      <w:r w:rsidRPr="003261F4">
        <w:t>Attualmente</w:t>
      </w:r>
      <w:r w:rsidR="002A35FC" w:rsidRPr="003261F4">
        <w:t>,</w:t>
      </w:r>
      <w:r w:rsidR="00A43F92" w:rsidRPr="003261F4">
        <w:t xml:space="preserve"> in quasi </w:t>
      </w:r>
      <w:r w:rsidR="004E1BC4" w:rsidRPr="003261F4">
        <w:t>tutt</w:t>
      </w:r>
      <w:r w:rsidR="0075111A" w:rsidRPr="003261F4">
        <w:t xml:space="preserve">e le piccole e medie imprese </w:t>
      </w:r>
      <w:r w:rsidR="00E77FC1" w:rsidRPr="003261F4">
        <w:t xml:space="preserve">il sistema di fruizione dei servizi è basato sull’interazione fisica tra acquirente e venditore ignorando completamente </w:t>
      </w:r>
      <w:r w:rsidR="005F678C" w:rsidRPr="003261F4">
        <w:t xml:space="preserve">i benefici che un sito web </w:t>
      </w:r>
      <w:r w:rsidR="0006797E" w:rsidRPr="003261F4">
        <w:t>potrebbe offrire</w:t>
      </w:r>
      <w:r w:rsidR="003A3154" w:rsidRPr="003261F4">
        <w:t>.</w:t>
      </w:r>
      <w:r w:rsidR="006205FF" w:rsidRPr="003261F4">
        <w:t xml:space="preserve"> Visto il </w:t>
      </w:r>
      <w:r w:rsidR="00181D8E" w:rsidRPr="003261F4">
        <w:t xml:space="preserve">periodo </w:t>
      </w:r>
      <w:r w:rsidR="00EA4B64" w:rsidRPr="003261F4">
        <w:t>dovuto</w:t>
      </w:r>
      <w:r w:rsidR="006C4C6E" w:rsidRPr="003261F4">
        <w:t xml:space="preserve"> al covid-19 </w:t>
      </w:r>
      <w:r w:rsidR="00FB2A2A" w:rsidRPr="003261F4">
        <w:t>il sistema attuale ha incontrato molte difficoltà e una piattaforma web unificata</w:t>
      </w:r>
      <w:r w:rsidR="00F16704" w:rsidRPr="003261F4">
        <w:t>,</w:t>
      </w:r>
      <w:r w:rsidR="003E52A7" w:rsidRPr="003261F4">
        <w:t xml:space="preserve"> a differenza del</w:t>
      </w:r>
      <w:r w:rsidR="00024B6E" w:rsidRPr="003261F4">
        <w:t>la vendita diretta</w:t>
      </w:r>
      <w:r w:rsidR="00F16704" w:rsidRPr="003261F4">
        <w:t>, non solo</w:t>
      </w:r>
      <w:r w:rsidR="00FB2A2A" w:rsidRPr="003261F4">
        <w:t xml:space="preserve"> consentirebbe un</w:t>
      </w:r>
      <w:r w:rsidR="0055495D" w:rsidRPr="003261F4">
        <w:t>a</w:t>
      </w:r>
      <w:r w:rsidR="00553A0C" w:rsidRPr="003261F4">
        <w:t xml:space="preserve"> semplificazione</w:t>
      </w:r>
      <w:r w:rsidR="002E3188" w:rsidRPr="003261F4">
        <w:t xml:space="preserve"> per l</w:t>
      </w:r>
      <w:r w:rsidR="00DB4FCB" w:rsidRPr="003261F4">
        <w:t>’acquisto</w:t>
      </w:r>
      <w:r w:rsidR="002E3188" w:rsidRPr="003261F4">
        <w:t xml:space="preserve"> dei prodotti</w:t>
      </w:r>
      <w:r w:rsidR="00F16704" w:rsidRPr="003261F4">
        <w:t xml:space="preserve">, ma </w:t>
      </w:r>
      <w:r w:rsidR="00F5376B" w:rsidRPr="003261F4">
        <w:t>anche una maggiore sicurezza</w:t>
      </w:r>
      <w:r w:rsidR="00F35752" w:rsidRPr="003261F4">
        <w:t xml:space="preserve"> </w:t>
      </w:r>
      <w:r w:rsidR="00655CC7" w:rsidRPr="003261F4">
        <w:t>diminuendo il rischio di contatti tra le persone.</w:t>
      </w:r>
    </w:p>
    <w:p w14:paraId="50F9AA26" w14:textId="15C23D93" w:rsidR="004F42CC" w:rsidRPr="003261F4" w:rsidRDefault="004F42CC">
      <w:r>
        <w:t xml:space="preserve">Di seguito viene presentato un Activity </w:t>
      </w:r>
      <w:proofErr w:type="spellStart"/>
      <w:r>
        <w:t>Diagram</w:t>
      </w:r>
      <w:proofErr w:type="spellEnd"/>
      <w:r>
        <w:t xml:space="preserve"> che mostra </w:t>
      </w:r>
      <w:r w:rsidR="00FC0BEE">
        <w:t>l’attuale</w:t>
      </w:r>
      <w:r w:rsidR="001B7A03">
        <w:t xml:space="preserve"> interazione</w:t>
      </w:r>
      <w:r w:rsidR="00FC0BEE">
        <w:t xml:space="preserve"> che avviene</w:t>
      </w:r>
      <w:r w:rsidR="00136AA3">
        <w:t xml:space="preserve"> in un negozio </w:t>
      </w:r>
      <w:r w:rsidR="00E600ED">
        <w:t>fisico</w:t>
      </w:r>
      <w:r w:rsidR="00FC0BEE">
        <w:t xml:space="preserve"> tra un cliente e un venditore.</w:t>
      </w:r>
    </w:p>
    <w:p w14:paraId="0C394F78" w14:textId="4AA7E63D" w:rsidR="00553A0C" w:rsidRPr="003261F4" w:rsidRDefault="005E723F">
      <w:r>
        <w:rPr>
          <w:noProof/>
        </w:rPr>
        <w:lastRenderedPageBreak/>
        <w:drawing>
          <wp:inline distT="0" distB="0" distL="0" distR="0" wp14:anchorId="361ACB03" wp14:editId="0D0359D6">
            <wp:extent cx="5924550" cy="675005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4" r="3196" b="7338"/>
                    <a:stretch/>
                  </pic:blipFill>
                  <pic:spPr bwMode="auto">
                    <a:xfrm>
                      <a:off x="0" y="0"/>
                      <a:ext cx="5924550" cy="675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F0B7" w14:textId="77777777" w:rsidR="001B7A03" w:rsidRPr="003261F4" w:rsidRDefault="001B7A03"/>
    <w:p w14:paraId="3B662DBD" w14:textId="042E9366" w:rsidR="00B54EF9" w:rsidRPr="003261F4" w:rsidRDefault="0F9E9609" w:rsidP="0029592B">
      <w:pPr>
        <w:pStyle w:val="Titolo2"/>
      </w:pPr>
      <w:bookmarkStart w:id="11" w:name="_Toc95649703"/>
      <w:r>
        <w:lastRenderedPageBreak/>
        <w:t>3 Sistema proposto</w:t>
      </w:r>
      <w:bookmarkEnd w:id="11"/>
    </w:p>
    <w:p w14:paraId="0861A15C" w14:textId="5C0638FE" w:rsidR="00F338E2" w:rsidRPr="003261F4" w:rsidRDefault="0F9E9609" w:rsidP="00AC4590">
      <w:pPr>
        <w:pStyle w:val="Titolo3"/>
      </w:pPr>
      <w:bookmarkStart w:id="12" w:name="_Toc95649704"/>
      <w:r>
        <w:t>3.1 Sintesi della sessione</w:t>
      </w:r>
      <w:bookmarkEnd w:id="12"/>
    </w:p>
    <w:p w14:paraId="2807DD81" w14:textId="70CD206B" w:rsidR="000717E2" w:rsidRPr="003261F4" w:rsidRDefault="000717E2" w:rsidP="000717E2">
      <w:r w:rsidRPr="003261F4">
        <w:t>La sezione che segue è organizzata come segue:</w:t>
      </w:r>
    </w:p>
    <w:p w14:paraId="50C95E27" w14:textId="7E5F7F5F" w:rsidR="000717E2" w:rsidRPr="003261F4" w:rsidRDefault="000717E2" w:rsidP="00F338E2">
      <w:pPr>
        <w:pStyle w:val="Paragrafoelenco"/>
        <w:numPr>
          <w:ilvl w:val="0"/>
          <w:numId w:val="21"/>
        </w:numPr>
      </w:pPr>
      <w:r w:rsidRPr="003261F4">
        <w:t>Requisiti funzionali: descrizione degli attori e dei requisiti funzionali, ovvero descrizione delle interazioni tra il sistema e l’ambiente esterno, quindi gli attori senza tenere in considerazione l’implementazione.</w:t>
      </w:r>
      <w:r w:rsidR="00F338E2" w:rsidRPr="003261F4">
        <w:br/>
      </w:r>
    </w:p>
    <w:p w14:paraId="582DD229" w14:textId="30A66B08" w:rsidR="000717E2" w:rsidRPr="003261F4" w:rsidRDefault="000717E2" w:rsidP="00F338E2">
      <w:pPr>
        <w:pStyle w:val="Paragrafoelenco"/>
        <w:numPr>
          <w:ilvl w:val="0"/>
          <w:numId w:val="21"/>
        </w:numPr>
      </w:pPr>
      <w:r w:rsidRPr="003261F4">
        <w:t>Requisiti non funzionali: descrizione degli aspetti del sistema che ne indicano la qualità come usabilità, affidabilità, prestazioni, aspetti quindi non legati alle funzionalità del sistema.</w:t>
      </w:r>
      <w:r w:rsidR="00F338E2" w:rsidRPr="003261F4">
        <w:br/>
      </w:r>
    </w:p>
    <w:p w14:paraId="70E4607C" w14:textId="45A50559" w:rsidR="000717E2" w:rsidRPr="003261F4" w:rsidRDefault="000717E2" w:rsidP="00F338E2">
      <w:pPr>
        <w:pStyle w:val="Paragrafoelenco"/>
        <w:numPr>
          <w:ilvl w:val="0"/>
          <w:numId w:val="21"/>
        </w:numPr>
      </w:pPr>
      <w:r w:rsidRPr="003261F4">
        <w:t>Modello del sistema:</w:t>
      </w:r>
    </w:p>
    <w:p w14:paraId="04565CFA" w14:textId="77777777" w:rsidR="000717E2" w:rsidRPr="003261F4" w:rsidRDefault="000717E2" w:rsidP="00F338E2">
      <w:pPr>
        <w:ind w:left="720"/>
      </w:pPr>
      <w:r w:rsidRPr="003261F4">
        <w:t>• Scenari: descrizione informale di una singola caratteristica del sistema dal punto di vista dell’utente finale, descrivono cosa gli utenti fanno quando usano il sistema.</w:t>
      </w:r>
    </w:p>
    <w:p w14:paraId="003993E7" w14:textId="77777777" w:rsidR="000717E2" w:rsidRPr="003261F4" w:rsidRDefault="000717E2" w:rsidP="00F338E2">
      <w:pPr>
        <w:ind w:left="708"/>
      </w:pPr>
      <w:r w:rsidRPr="003261F4">
        <w:t>• Modello dei casi d’uso: descrizione completa delle interazioni che avvengono quando un attore usa il sistema, specificando anche tutti i possibili scenari per quella determinata azione.</w:t>
      </w:r>
    </w:p>
    <w:p w14:paraId="3BEBB76C" w14:textId="77777777" w:rsidR="000717E2" w:rsidRPr="003261F4" w:rsidRDefault="000717E2" w:rsidP="00F338E2">
      <w:pPr>
        <w:ind w:left="708"/>
      </w:pPr>
      <w:r w:rsidRPr="003261F4">
        <w:t xml:space="preserve">• Modello ad oggetti: descrizione tramite un class </w:t>
      </w:r>
      <w:proofErr w:type="spellStart"/>
      <w:r w:rsidRPr="003261F4">
        <w:t>diagram</w:t>
      </w:r>
      <w:proofErr w:type="spellEnd"/>
      <w:r w:rsidRPr="003261F4">
        <w:t xml:space="preserve"> dei singoli oggetti del sistema, delle loro proprietà e delle loro relazioni.</w:t>
      </w:r>
    </w:p>
    <w:p w14:paraId="5CE86E0B" w14:textId="77777777" w:rsidR="000717E2" w:rsidRPr="003261F4" w:rsidRDefault="000717E2" w:rsidP="00F338E2">
      <w:pPr>
        <w:ind w:firstLine="708"/>
      </w:pPr>
      <w:r w:rsidRPr="003261F4">
        <w:t>• Modello dinamico: Rappresenta la struttura dinamica del sistema.</w:t>
      </w:r>
    </w:p>
    <w:p w14:paraId="5BD292FB" w14:textId="32887CF7" w:rsidR="000717E2" w:rsidRPr="003261F4" w:rsidRDefault="000717E2" w:rsidP="00F338E2">
      <w:pPr>
        <w:ind w:left="708"/>
      </w:pPr>
      <w:r w:rsidRPr="003261F4">
        <w:t xml:space="preserve">• </w:t>
      </w:r>
      <w:proofErr w:type="spellStart"/>
      <w:r w:rsidRPr="003261F4">
        <w:t>Path</w:t>
      </w:r>
      <w:proofErr w:type="spellEnd"/>
      <w:r w:rsidRPr="003261F4">
        <w:t xml:space="preserve"> </w:t>
      </w:r>
      <w:proofErr w:type="spellStart"/>
      <w:r w:rsidRPr="003261F4">
        <w:t>navigazionali</w:t>
      </w:r>
      <w:proofErr w:type="spellEnd"/>
      <w:r w:rsidRPr="003261F4">
        <w:t>: descrivono il percorso tra le pagine che un attore può compiere all</w:t>
      </w:r>
      <w:r w:rsidR="00F338E2" w:rsidRPr="003261F4">
        <w:t>’</w:t>
      </w:r>
      <w:r w:rsidRPr="003261F4">
        <w:t>interno del sistema.</w:t>
      </w:r>
    </w:p>
    <w:p w14:paraId="124F0471" w14:textId="385D921B" w:rsidR="00473945" w:rsidRPr="003261F4" w:rsidRDefault="000717E2" w:rsidP="00F338E2">
      <w:pPr>
        <w:ind w:firstLine="708"/>
      </w:pPr>
      <w:r w:rsidRPr="003261F4">
        <w:t xml:space="preserve">• </w:t>
      </w:r>
      <w:proofErr w:type="spellStart"/>
      <w:r w:rsidRPr="003261F4">
        <w:t>Mock</w:t>
      </w:r>
      <w:proofErr w:type="spellEnd"/>
      <w:r w:rsidRPr="003261F4">
        <w:t>-ups: rappresentazioni dell’interfaccia grafica.</w:t>
      </w:r>
    </w:p>
    <w:p w14:paraId="3F82E60D" w14:textId="77777777" w:rsidR="00834CE3" w:rsidRPr="003261F4" w:rsidRDefault="00834CE3" w:rsidP="00473945"/>
    <w:p w14:paraId="013EBB1C" w14:textId="77777777" w:rsidR="00537B01" w:rsidRPr="003261F4" w:rsidRDefault="00537B01" w:rsidP="00473945"/>
    <w:p w14:paraId="52DD5095" w14:textId="0AC29A0F" w:rsidR="00DF76A9" w:rsidRPr="003261F4" w:rsidRDefault="0F9E9609" w:rsidP="00E31A1D">
      <w:pPr>
        <w:pStyle w:val="Titolo3"/>
      </w:pPr>
      <w:bookmarkStart w:id="13" w:name="_Toc95649705"/>
      <w:r>
        <w:t>3.2 Requisiti Funzionali</w:t>
      </w:r>
      <w:bookmarkEnd w:id="13"/>
      <w:r>
        <w:t xml:space="preserve"> </w:t>
      </w:r>
    </w:p>
    <w:p w14:paraId="217DC00D" w14:textId="457AC304" w:rsidR="00C351C7" w:rsidRPr="003261F4" w:rsidRDefault="001F1B11" w:rsidP="00C351C7">
      <w:pPr>
        <w:suppressAutoHyphens w:val="0"/>
        <w:autoSpaceDE w:val="0"/>
        <w:autoSpaceDN w:val="0"/>
        <w:adjustRightInd w:val="0"/>
        <w:spacing w:after="0" w:line="240" w:lineRule="auto"/>
        <w:rPr>
          <w:rFonts w:cstheme="majorHAnsi"/>
          <w:color w:val="000000"/>
          <w:szCs w:val="28"/>
        </w:rPr>
      </w:pPr>
      <w:r>
        <w:rPr>
          <w:rFonts w:cstheme="majorHAnsi"/>
          <w:color w:val="000000"/>
          <w:szCs w:val="28"/>
        </w:rPr>
        <w:t xml:space="preserve"> </w:t>
      </w:r>
    </w:p>
    <w:p w14:paraId="3ED9E6C2" w14:textId="4B452FB4" w:rsidR="00537B01" w:rsidRPr="003261F4" w:rsidRDefault="00537B01" w:rsidP="00E31A1D">
      <w:pPr>
        <w:suppressAutoHyphens w:val="0"/>
        <w:autoSpaceDE w:val="0"/>
        <w:autoSpaceDN w:val="0"/>
        <w:adjustRightInd w:val="0"/>
        <w:spacing w:after="0" w:line="276" w:lineRule="auto"/>
        <w:rPr>
          <w:rFonts w:cstheme="majorHAnsi"/>
          <w:color w:val="000000"/>
          <w:szCs w:val="28"/>
        </w:rPr>
      </w:pPr>
      <w:r w:rsidRPr="003261F4">
        <w:rPr>
          <w:rFonts w:cstheme="majorHAnsi"/>
          <w:color w:val="000000"/>
          <w:szCs w:val="28"/>
        </w:rPr>
        <w:lastRenderedPageBreak/>
        <w:t xml:space="preserve">Si è deciso di raggruppare i requisiti funzionali in </w:t>
      </w:r>
      <w:proofErr w:type="gramStart"/>
      <w:r w:rsidR="00FC41A9" w:rsidRPr="003261F4">
        <w:rPr>
          <w:rFonts w:cstheme="majorHAnsi"/>
          <w:color w:val="000000"/>
          <w:szCs w:val="28"/>
        </w:rPr>
        <w:t>4</w:t>
      </w:r>
      <w:proofErr w:type="gramEnd"/>
      <w:r w:rsidRPr="003261F4">
        <w:rPr>
          <w:rFonts w:cstheme="majorHAnsi"/>
          <w:color w:val="000000"/>
          <w:szCs w:val="28"/>
        </w:rPr>
        <w:t xml:space="preserve"> gestioni, </w:t>
      </w:r>
      <w:r w:rsidR="00EB31A4" w:rsidRPr="003261F4">
        <w:rPr>
          <w:rFonts w:cstheme="majorHAnsi"/>
          <w:color w:val="000000"/>
          <w:szCs w:val="28"/>
        </w:rPr>
        <w:t xml:space="preserve">costruite </w:t>
      </w:r>
      <w:r w:rsidR="00C351C7" w:rsidRPr="003261F4">
        <w:rPr>
          <w:rFonts w:cstheme="majorHAnsi"/>
          <w:color w:val="000000"/>
          <w:szCs w:val="28"/>
        </w:rPr>
        <w:t>associando ad</w:t>
      </w:r>
      <w:r w:rsidR="00CF07AF" w:rsidRPr="003261F4">
        <w:rPr>
          <w:rFonts w:cstheme="majorHAnsi"/>
          <w:color w:val="000000"/>
          <w:szCs w:val="28"/>
        </w:rPr>
        <w:t xml:space="preserve"> ogni </w:t>
      </w:r>
      <w:r w:rsidR="00C351C7" w:rsidRPr="003261F4">
        <w:rPr>
          <w:rFonts w:cstheme="majorHAnsi"/>
          <w:color w:val="000000"/>
          <w:szCs w:val="28"/>
        </w:rPr>
        <w:t xml:space="preserve">gestione un obiettivo di business. </w:t>
      </w:r>
      <w:r w:rsidRPr="003261F4">
        <w:rPr>
          <w:rFonts w:cstheme="majorHAnsi"/>
          <w:color w:val="000000"/>
          <w:szCs w:val="28"/>
        </w:rPr>
        <w:t xml:space="preserve">Le gestioni individuate sono: </w:t>
      </w:r>
    </w:p>
    <w:p w14:paraId="2A614F02" w14:textId="77777777" w:rsidR="00A7739E" w:rsidRPr="003261F4" w:rsidRDefault="00A7739E" w:rsidP="00E31A1D">
      <w:pPr>
        <w:suppressAutoHyphens w:val="0"/>
        <w:autoSpaceDE w:val="0"/>
        <w:autoSpaceDN w:val="0"/>
        <w:adjustRightInd w:val="0"/>
        <w:spacing w:after="0" w:line="276" w:lineRule="auto"/>
        <w:rPr>
          <w:rFonts w:cstheme="majorHAnsi"/>
          <w:color w:val="000000"/>
          <w:szCs w:val="28"/>
        </w:rPr>
      </w:pPr>
    </w:p>
    <w:p w14:paraId="487673A6" w14:textId="77777777" w:rsidR="00537B01" w:rsidRPr="003261F4" w:rsidRDefault="00537B01" w:rsidP="00537B01">
      <w:pPr>
        <w:suppressAutoHyphens w:val="0"/>
        <w:autoSpaceDE w:val="0"/>
        <w:autoSpaceDN w:val="0"/>
        <w:adjustRightInd w:val="0"/>
        <w:spacing w:after="138" w:line="240" w:lineRule="auto"/>
        <w:rPr>
          <w:rFonts w:cstheme="majorHAnsi"/>
          <w:color w:val="000000"/>
          <w:szCs w:val="28"/>
        </w:rPr>
      </w:pPr>
      <w:r w:rsidRPr="003261F4">
        <w:rPr>
          <w:rFonts w:cstheme="majorHAnsi"/>
          <w:b/>
          <w:color w:val="000000"/>
          <w:szCs w:val="28"/>
        </w:rPr>
        <w:t xml:space="preserve">1. Gestione Utente (GU) </w:t>
      </w:r>
    </w:p>
    <w:p w14:paraId="033F729D" w14:textId="407A680B" w:rsidR="00537B01" w:rsidRPr="003261F4" w:rsidRDefault="00537B01" w:rsidP="00537B01">
      <w:pPr>
        <w:suppressAutoHyphens w:val="0"/>
        <w:autoSpaceDE w:val="0"/>
        <w:autoSpaceDN w:val="0"/>
        <w:adjustRightInd w:val="0"/>
        <w:spacing w:after="138" w:line="240" w:lineRule="auto"/>
        <w:rPr>
          <w:rFonts w:cstheme="majorHAnsi"/>
          <w:color w:val="000000"/>
          <w:szCs w:val="28"/>
        </w:rPr>
      </w:pPr>
      <w:r w:rsidRPr="003261F4">
        <w:rPr>
          <w:rFonts w:cstheme="majorHAnsi"/>
          <w:b/>
          <w:color w:val="000000"/>
          <w:szCs w:val="28"/>
        </w:rPr>
        <w:t xml:space="preserve">2. Gestione </w:t>
      </w:r>
      <w:r w:rsidR="00E86A84" w:rsidRPr="003261F4">
        <w:rPr>
          <w:rFonts w:cstheme="majorHAnsi"/>
          <w:b/>
          <w:color w:val="000000"/>
          <w:szCs w:val="28"/>
        </w:rPr>
        <w:t>Vendite</w:t>
      </w:r>
      <w:r w:rsidRPr="003261F4">
        <w:rPr>
          <w:rFonts w:cstheme="majorHAnsi"/>
          <w:b/>
          <w:color w:val="000000"/>
          <w:szCs w:val="28"/>
        </w:rPr>
        <w:t xml:space="preserve"> (G</w:t>
      </w:r>
      <w:r w:rsidR="00E86A84" w:rsidRPr="003261F4">
        <w:rPr>
          <w:rFonts w:cstheme="majorHAnsi"/>
          <w:b/>
          <w:color w:val="000000"/>
          <w:szCs w:val="28"/>
        </w:rPr>
        <w:t>V</w:t>
      </w:r>
      <w:r w:rsidRPr="003261F4">
        <w:rPr>
          <w:rFonts w:cstheme="majorHAnsi"/>
          <w:b/>
          <w:color w:val="000000"/>
          <w:szCs w:val="28"/>
        </w:rPr>
        <w:t xml:space="preserve">) </w:t>
      </w:r>
    </w:p>
    <w:p w14:paraId="341C9334" w14:textId="77EA9954" w:rsidR="00537B01" w:rsidRPr="003261F4" w:rsidRDefault="00537B01" w:rsidP="00537B01">
      <w:pPr>
        <w:suppressAutoHyphens w:val="0"/>
        <w:autoSpaceDE w:val="0"/>
        <w:autoSpaceDN w:val="0"/>
        <w:adjustRightInd w:val="0"/>
        <w:spacing w:after="138" w:line="240" w:lineRule="auto"/>
        <w:rPr>
          <w:rFonts w:cstheme="majorHAnsi"/>
          <w:color w:val="000000"/>
          <w:szCs w:val="28"/>
        </w:rPr>
      </w:pPr>
      <w:r w:rsidRPr="003261F4">
        <w:rPr>
          <w:rFonts w:cstheme="majorHAnsi"/>
          <w:b/>
          <w:color w:val="000000"/>
          <w:szCs w:val="28"/>
        </w:rPr>
        <w:t xml:space="preserve">3. Gestione </w:t>
      </w:r>
      <w:r w:rsidR="00E86A84" w:rsidRPr="003261F4">
        <w:rPr>
          <w:rFonts w:cstheme="majorHAnsi"/>
          <w:b/>
          <w:color w:val="000000"/>
          <w:szCs w:val="28"/>
        </w:rPr>
        <w:t>Acquisti</w:t>
      </w:r>
      <w:r w:rsidRPr="003261F4">
        <w:rPr>
          <w:rFonts w:cstheme="majorHAnsi"/>
          <w:b/>
          <w:color w:val="000000"/>
          <w:szCs w:val="28"/>
        </w:rPr>
        <w:t xml:space="preserve"> (G</w:t>
      </w:r>
      <w:r w:rsidR="00E86A84" w:rsidRPr="003261F4">
        <w:rPr>
          <w:rFonts w:cstheme="majorHAnsi"/>
          <w:b/>
          <w:color w:val="000000"/>
          <w:szCs w:val="28"/>
        </w:rPr>
        <w:t>A</w:t>
      </w:r>
      <w:r w:rsidRPr="003261F4">
        <w:rPr>
          <w:rFonts w:cstheme="majorHAnsi"/>
          <w:b/>
          <w:color w:val="000000"/>
          <w:szCs w:val="28"/>
        </w:rPr>
        <w:t xml:space="preserve">) </w:t>
      </w:r>
    </w:p>
    <w:p w14:paraId="30F9F8FE" w14:textId="3B6B755E" w:rsidR="00537B01" w:rsidRPr="003261F4" w:rsidRDefault="1AB6C2A4" w:rsidP="1AB6C2A4">
      <w:pPr>
        <w:suppressAutoHyphens w:val="0"/>
        <w:autoSpaceDE w:val="0"/>
        <w:autoSpaceDN w:val="0"/>
        <w:adjustRightInd w:val="0"/>
        <w:spacing w:after="138" w:line="240" w:lineRule="auto"/>
        <w:rPr>
          <w:rFonts w:cstheme="majorBidi"/>
          <w:color w:val="000000"/>
        </w:rPr>
      </w:pPr>
      <w:r w:rsidRPr="1AB6C2A4">
        <w:rPr>
          <w:rFonts w:cstheme="majorBidi"/>
          <w:b/>
          <w:bCs/>
          <w:color w:val="000000" w:themeColor="text1"/>
        </w:rPr>
        <w:t xml:space="preserve">4. Gestione Amministratore (GAM)  </w:t>
      </w:r>
    </w:p>
    <w:p w14:paraId="32D8A005" w14:textId="77777777" w:rsidR="00537B01" w:rsidRPr="003261F4" w:rsidRDefault="00537B01" w:rsidP="00DF76A9"/>
    <w:p w14:paraId="78582AA2" w14:textId="77777777" w:rsidR="008172E6" w:rsidRPr="003261F4" w:rsidRDefault="008172E6" w:rsidP="00DF76A9"/>
    <w:p w14:paraId="6708F651" w14:textId="34DE9BF7" w:rsidR="008172E6" w:rsidRPr="003261F4" w:rsidRDefault="0F9E9609" w:rsidP="00FC41A9">
      <w:pPr>
        <w:pStyle w:val="Titolo4"/>
      </w:pPr>
      <w:r>
        <w:t>Attori del sistema</w:t>
      </w:r>
    </w:p>
    <w:p w14:paraId="04714E31" w14:textId="39E7AF62" w:rsidR="00DE49C2" w:rsidRPr="00DE49C2" w:rsidRDefault="00DE49C2" w:rsidP="00DE49C2">
      <w:r w:rsidRPr="00DE49C2">
        <w:rPr>
          <w:noProof/>
        </w:rPr>
        <w:drawing>
          <wp:inline distT="0" distB="0" distL="0" distR="0" wp14:anchorId="3920CA50" wp14:editId="1BDA73E6">
            <wp:extent cx="3914775" cy="3009900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82" b="17456"/>
                    <a:stretch/>
                  </pic:blipFill>
                  <pic:spPr bwMode="auto">
                    <a:xfrm>
                      <a:off x="0" y="0"/>
                      <a:ext cx="3914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4CDD" w14:textId="13000B7B" w:rsidR="008172E6" w:rsidRPr="003261F4" w:rsidRDefault="008172E6" w:rsidP="008172E6"/>
    <w:p w14:paraId="7041968C" w14:textId="7F32E540" w:rsidR="008172E6" w:rsidRPr="003261F4" w:rsidRDefault="00091BA3" w:rsidP="00091BA3">
      <w:pPr>
        <w:pStyle w:val="Paragrafoelenco"/>
        <w:numPr>
          <w:ilvl w:val="0"/>
          <w:numId w:val="22"/>
        </w:numPr>
      </w:pPr>
      <w:r w:rsidRPr="003261F4">
        <w:rPr>
          <w:b/>
          <w:bCs/>
          <w:i/>
          <w:iCs/>
        </w:rPr>
        <w:t>Ospite</w:t>
      </w:r>
      <w:r w:rsidRPr="003261F4">
        <w:t>: Utente non registrato alla piattaforma che può visualizzare i prodotti presenti</w:t>
      </w:r>
      <w:r w:rsidR="00452DB8" w:rsidRPr="003261F4">
        <w:t xml:space="preserve"> e salvare le cose nel carrello</w:t>
      </w:r>
      <w:r w:rsidRPr="003261F4">
        <w:t xml:space="preserve">. </w:t>
      </w:r>
    </w:p>
    <w:p w14:paraId="0DD63115" w14:textId="66E5735A" w:rsidR="007B3C17" w:rsidRPr="003261F4" w:rsidRDefault="009F2F4B" w:rsidP="00091BA3">
      <w:pPr>
        <w:pStyle w:val="Paragrafoelenco"/>
        <w:numPr>
          <w:ilvl w:val="0"/>
          <w:numId w:val="22"/>
        </w:numPr>
      </w:pPr>
      <w:r w:rsidRPr="003261F4">
        <w:rPr>
          <w:b/>
          <w:i/>
        </w:rPr>
        <w:t>Client</w:t>
      </w:r>
      <w:r w:rsidR="00873257" w:rsidRPr="003261F4">
        <w:rPr>
          <w:b/>
          <w:i/>
        </w:rPr>
        <w:t>e</w:t>
      </w:r>
      <w:r w:rsidRPr="003261F4">
        <w:rPr>
          <w:b/>
          <w:i/>
        </w:rPr>
        <w:t>:</w:t>
      </w:r>
      <w:r w:rsidRPr="003261F4">
        <w:t xml:space="preserve"> </w:t>
      </w:r>
      <w:r w:rsidR="00452DB8" w:rsidRPr="003261F4">
        <w:t>Utente registrato che pu</w:t>
      </w:r>
      <w:r w:rsidR="007B066D" w:rsidRPr="003261F4">
        <w:t>ò visualizzare</w:t>
      </w:r>
      <w:r w:rsidR="004E19AF" w:rsidRPr="003261F4">
        <w:t xml:space="preserve"> e acquistare</w:t>
      </w:r>
      <w:r w:rsidR="007B066D" w:rsidRPr="003261F4">
        <w:t xml:space="preserve"> i prodotti</w:t>
      </w:r>
      <w:r w:rsidR="004E19AF" w:rsidRPr="003261F4">
        <w:t>, fare segnalazioni</w:t>
      </w:r>
      <w:r w:rsidR="00591E5A" w:rsidRPr="003261F4">
        <w:t>, valutazioni</w:t>
      </w:r>
      <w:r w:rsidR="0063055C" w:rsidRPr="003261F4">
        <w:t xml:space="preserve"> e creare una lista dei desideri</w:t>
      </w:r>
      <w:r w:rsidR="007B3C17" w:rsidRPr="003261F4">
        <w:t>.</w:t>
      </w:r>
    </w:p>
    <w:p w14:paraId="67084643" w14:textId="7DA0A1CA" w:rsidR="00091BA3" w:rsidRPr="003261F4" w:rsidRDefault="007B3C17" w:rsidP="00091BA3">
      <w:pPr>
        <w:pStyle w:val="Paragrafoelenco"/>
        <w:numPr>
          <w:ilvl w:val="0"/>
          <w:numId w:val="22"/>
        </w:numPr>
      </w:pPr>
      <w:r w:rsidRPr="003261F4">
        <w:rPr>
          <w:b/>
          <w:bCs/>
          <w:i/>
          <w:iCs/>
        </w:rPr>
        <w:lastRenderedPageBreak/>
        <w:t>Venditore</w:t>
      </w:r>
      <w:r w:rsidRPr="003261F4">
        <w:t>:</w:t>
      </w:r>
      <w:r w:rsidR="00080B0E" w:rsidRPr="003261F4">
        <w:t xml:space="preserve"> </w:t>
      </w:r>
      <w:r w:rsidR="00D43A91" w:rsidRPr="003261F4">
        <w:t>Utente registrato al sistema</w:t>
      </w:r>
      <w:r w:rsidR="003D22F4" w:rsidRPr="003261F4">
        <w:t xml:space="preserve"> munito di partita IVA </w:t>
      </w:r>
      <w:r w:rsidR="001D61DE" w:rsidRPr="003261F4">
        <w:t>che può caricare i</w:t>
      </w:r>
      <w:r w:rsidR="003E1DC0" w:rsidRPr="003261F4">
        <w:t xml:space="preserve"> propri prodotti e controllare tutti gli acquisti dei suoi prodotti che sono stati effettuati</w:t>
      </w:r>
      <w:r w:rsidR="00591E5A" w:rsidRPr="003261F4">
        <w:t>.</w:t>
      </w:r>
    </w:p>
    <w:p w14:paraId="5CC69280" w14:textId="29840376" w:rsidR="003E1DC0" w:rsidRPr="003261F4" w:rsidRDefault="009E3A74" w:rsidP="00091BA3">
      <w:pPr>
        <w:pStyle w:val="Paragrafoelenco"/>
        <w:numPr>
          <w:ilvl w:val="0"/>
          <w:numId w:val="22"/>
        </w:numPr>
      </w:pPr>
      <w:r w:rsidRPr="003261F4">
        <w:rPr>
          <w:b/>
          <w:bCs/>
          <w:i/>
          <w:iCs/>
        </w:rPr>
        <w:t>Amministratore</w:t>
      </w:r>
      <w:r w:rsidRPr="003261F4">
        <w:t>: Utente che amministra il sistema</w:t>
      </w:r>
      <w:r w:rsidR="00367A8B" w:rsidRPr="003261F4">
        <w:t>.</w:t>
      </w:r>
    </w:p>
    <w:p w14:paraId="15442D08" w14:textId="21305B43" w:rsidR="009B4A3A" w:rsidRPr="003261F4" w:rsidRDefault="009B4A3A" w:rsidP="00091BA3">
      <w:pPr>
        <w:pStyle w:val="Paragrafoelenco"/>
        <w:numPr>
          <w:ilvl w:val="0"/>
          <w:numId w:val="22"/>
        </w:numPr>
      </w:pPr>
      <w:r w:rsidRPr="003261F4">
        <w:rPr>
          <w:b/>
          <w:bCs/>
          <w:i/>
          <w:iCs/>
        </w:rPr>
        <w:t xml:space="preserve">Utente </w:t>
      </w:r>
      <w:r w:rsidR="005F3174" w:rsidRPr="003261F4">
        <w:rPr>
          <w:b/>
          <w:bCs/>
          <w:i/>
          <w:iCs/>
        </w:rPr>
        <w:t>registrato</w:t>
      </w:r>
      <w:r w:rsidR="005F3174" w:rsidRPr="003261F4">
        <w:t xml:space="preserve">: </w:t>
      </w:r>
      <w:r w:rsidR="00F56556" w:rsidRPr="003261F4">
        <w:t xml:space="preserve">generalizzazione di </w:t>
      </w:r>
      <w:r w:rsidR="003E7D2F" w:rsidRPr="003261F4">
        <w:t>Cliente</w:t>
      </w:r>
      <w:r w:rsidR="004C17F0" w:rsidRPr="003261F4">
        <w:t xml:space="preserve"> e </w:t>
      </w:r>
      <w:r w:rsidR="00754C2D" w:rsidRPr="003261F4">
        <w:t>Venditore</w:t>
      </w:r>
      <w:r w:rsidR="007C2337" w:rsidRPr="003261F4">
        <w:t>.</w:t>
      </w:r>
    </w:p>
    <w:p w14:paraId="2E354036" w14:textId="77777777" w:rsidR="00617AA5" w:rsidRPr="003261F4" w:rsidRDefault="00617AA5" w:rsidP="00BA128C">
      <w:pPr>
        <w:pStyle w:val="Paragrafoelenco"/>
      </w:pPr>
    </w:p>
    <w:p w14:paraId="56CDFE7C" w14:textId="4BED252B" w:rsidR="00DF76A9" w:rsidRPr="003261F4" w:rsidRDefault="0F9E9609" w:rsidP="00FC41A9">
      <w:pPr>
        <w:pStyle w:val="Titolo4"/>
      </w:pPr>
      <w:r>
        <w:t>RF_GU: Gestione utente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1758"/>
        <w:gridCol w:w="2129"/>
        <w:gridCol w:w="3252"/>
        <w:gridCol w:w="1364"/>
        <w:gridCol w:w="1125"/>
      </w:tblGrid>
      <w:tr w:rsidR="00CE306B" w:rsidRPr="003261F4" w14:paraId="72894DC4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3C6E9DA6" w14:textId="60DE09DD" w:rsidR="00CE306B" w:rsidRPr="003261F4" w:rsidRDefault="00CE306B" w:rsidP="00CE306B">
            <w:pPr>
              <w:jc w:val="center"/>
            </w:pPr>
            <w:r w:rsidRPr="003261F4">
              <w:t>Identificativo</w:t>
            </w:r>
          </w:p>
        </w:tc>
        <w:tc>
          <w:tcPr>
            <w:tcW w:w="2129" w:type="dxa"/>
          </w:tcPr>
          <w:p w14:paraId="7AA2B893" w14:textId="4A54D362" w:rsidR="00CE306B" w:rsidRPr="003261F4" w:rsidRDefault="00CE306B" w:rsidP="00CE3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3252" w:type="dxa"/>
          </w:tcPr>
          <w:p w14:paraId="4F8FE659" w14:textId="78EDBA47" w:rsidR="00CE306B" w:rsidRPr="003261F4" w:rsidRDefault="00CE306B" w:rsidP="00CE3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1364" w:type="dxa"/>
          </w:tcPr>
          <w:p w14:paraId="5E84C36A" w14:textId="7C5376DB" w:rsidR="00CE306B" w:rsidRPr="003261F4" w:rsidRDefault="00CE306B" w:rsidP="00CE3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Attori</w:t>
            </w:r>
          </w:p>
        </w:tc>
        <w:tc>
          <w:tcPr>
            <w:tcW w:w="1125" w:type="dxa"/>
          </w:tcPr>
          <w:p w14:paraId="2649A69B" w14:textId="484FAF4F" w:rsidR="00CE306B" w:rsidRPr="003261F4" w:rsidRDefault="00CE306B" w:rsidP="00CE3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CE306B" w:rsidRPr="003261F4" w14:paraId="647CD676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187940A8" w14:textId="0E13B20C" w:rsidR="00CE306B" w:rsidRPr="003261F4" w:rsidRDefault="00CE306B" w:rsidP="00CE306B">
            <w:pPr>
              <w:jc w:val="center"/>
            </w:pPr>
            <w:r w:rsidRPr="003261F4">
              <w:t>RF_</w:t>
            </w:r>
            <w:r w:rsidR="00253115" w:rsidRPr="003261F4">
              <w:t>GU</w:t>
            </w:r>
            <w:r w:rsidRPr="003261F4">
              <w:t>1</w:t>
            </w:r>
          </w:p>
        </w:tc>
        <w:tc>
          <w:tcPr>
            <w:tcW w:w="2129" w:type="dxa"/>
          </w:tcPr>
          <w:p w14:paraId="7EB22899" w14:textId="4A1DAE31" w:rsidR="00156797" w:rsidRPr="003261F4" w:rsidRDefault="00CE306B" w:rsidP="001567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Registrazione</w:t>
            </w:r>
            <w:r w:rsidR="00156797" w:rsidRPr="003261F4">
              <w:br/>
              <w:t>Cliente</w:t>
            </w:r>
          </w:p>
        </w:tc>
        <w:tc>
          <w:tcPr>
            <w:tcW w:w="3252" w:type="dxa"/>
          </w:tcPr>
          <w:p w14:paraId="13CC5EEF" w14:textId="0C704CBC" w:rsidR="00CE306B" w:rsidRPr="003261F4" w:rsidRDefault="00603129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Il sistema deve consentire di potersi registrare come Cliente.</w:t>
            </w:r>
          </w:p>
        </w:tc>
        <w:tc>
          <w:tcPr>
            <w:tcW w:w="1364" w:type="dxa"/>
          </w:tcPr>
          <w:p w14:paraId="2262B94A" w14:textId="2F48F99B" w:rsidR="00CE306B" w:rsidRPr="003261F4" w:rsidRDefault="005935FD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Ospite</w:t>
            </w:r>
          </w:p>
        </w:tc>
        <w:tc>
          <w:tcPr>
            <w:tcW w:w="1125" w:type="dxa"/>
          </w:tcPr>
          <w:p w14:paraId="406B03C8" w14:textId="221A45EF" w:rsidR="00CE306B" w:rsidRPr="003261F4" w:rsidRDefault="0006522E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C85A40" w:rsidRPr="003261F4" w14:paraId="665484C4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65E1849A" w14:textId="401348F2" w:rsidR="00C85A40" w:rsidRPr="003261F4" w:rsidRDefault="00C85A40" w:rsidP="00CE306B">
            <w:pPr>
              <w:jc w:val="center"/>
            </w:pPr>
            <w:r w:rsidRPr="003261F4">
              <w:t>RF_</w:t>
            </w:r>
            <w:r w:rsidR="00C3466B" w:rsidRPr="003261F4">
              <w:t>GU2</w:t>
            </w:r>
          </w:p>
        </w:tc>
        <w:tc>
          <w:tcPr>
            <w:tcW w:w="2129" w:type="dxa"/>
          </w:tcPr>
          <w:p w14:paraId="17A9078D" w14:textId="3A592D48" w:rsidR="00C85A40" w:rsidRPr="003261F4" w:rsidRDefault="00C3466B" w:rsidP="001567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Registrazione</w:t>
            </w:r>
            <w:r w:rsidRPr="003261F4">
              <w:br/>
            </w:r>
            <w:r w:rsidR="00603129" w:rsidRPr="003261F4">
              <w:t>Venditore</w:t>
            </w:r>
          </w:p>
        </w:tc>
        <w:tc>
          <w:tcPr>
            <w:tcW w:w="3252" w:type="dxa"/>
          </w:tcPr>
          <w:p w14:paraId="4A936C83" w14:textId="291E4460" w:rsidR="00C85A40" w:rsidRPr="003261F4" w:rsidRDefault="00603129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deve consentire di potersi registrare come Venditore.</w:t>
            </w:r>
          </w:p>
        </w:tc>
        <w:tc>
          <w:tcPr>
            <w:tcW w:w="1364" w:type="dxa"/>
          </w:tcPr>
          <w:p w14:paraId="14B6B196" w14:textId="025EBCE1" w:rsidR="00C85A40" w:rsidRPr="003261F4" w:rsidRDefault="00603129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Ospite</w:t>
            </w:r>
          </w:p>
        </w:tc>
        <w:tc>
          <w:tcPr>
            <w:tcW w:w="1125" w:type="dxa"/>
          </w:tcPr>
          <w:p w14:paraId="3FC792B8" w14:textId="530C4A37" w:rsidR="00C85A40" w:rsidRPr="003261F4" w:rsidRDefault="00F2354D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CE306B" w:rsidRPr="003261F4" w14:paraId="5E215E6A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243C5FA9" w14:textId="6B101C43" w:rsidR="00CE306B" w:rsidRPr="003261F4" w:rsidRDefault="00CE306B" w:rsidP="00CE306B">
            <w:pPr>
              <w:jc w:val="center"/>
            </w:pPr>
            <w:r w:rsidRPr="003261F4">
              <w:t>RF_</w:t>
            </w:r>
            <w:r w:rsidR="00253115" w:rsidRPr="003261F4">
              <w:t>GU</w:t>
            </w:r>
            <w:r w:rsidR="00F947C6" w:rsidRPr="003261F4">
              <w:t>3</w:t>
            </w:r>
          </w:p>
        </w:tc>
        <w:tc>
          <w:tcPr>
            <w:tcW w:w="2129" w:type="dxa"/>
          </w:tcPr>
          <w:p w14:paraId="3B2E945C" w14:textId="41E356D5" w:rsidR="00CE306B" w:rsidRPr="003261F4" w:rsidRDefault="00CE306B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Login</w:t>
            </w:r>
          </w:p>
        </w:tc>
        <w:tc>
          <w:tcPr>
            <w:tcW w:w="3252" w:type="dxa"/>
          </w:tcPr>
          <w:p w14:paraId="04FE6F95" w14:textId="656BE6F3" w:rsidR="00CE306B" w:rsidRPr="003261F4" w:rsidRDefault="00CE306B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Il sistema deve consentire </w:t>
            </w:r>
            <w:r w:rsidR="00603129" w:rsidRPr="003261F4">
              <w:t xml:space="preserve">agli utenti </w:t>
            </w:r>
            <w:r w:rsidRPr="003261F4">
              <w:t>di potersi loggare.</w:t>
            </w:r>
          </w:p>
        </w:tc>
        <w:tc>
          <w:tcPr>
            <w:tcW w:w="1364" w:type="dxa"/>
          </w:tcPr>
          <w:p w14:paraId="543453C4" w14:textId="77777777" w:rsidR="00CE306B" w:rsidRPr="003261F4" w:rsidRDefault="00CE306B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Utente</w:t>
            </w:r>
          </w:p>
          <w:p w14:paraId="300B58A8" w14:textId="5CA9C13D" w:rsidR="00CE306B" w:rsidRPr="003261F4" w:rsidRDefault="00847E01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r</w:t>
            </w:r>
            <w:r w:rsidR="005526DF" w:rsidRPr="003261F4">
              <w:t>egistrato</w:t>
            </w:r>
          </w:p>
        </w:tc>
        <w:tc>
          <w:tcPr>
            <w:tcW w:w="1125" w:type="dxa"/>
          </w:tcPr>
          <w:p w14:paraId="3E550158" w14:textId="49613E64" w:rsidR="00CE306B" w:rsidRPr="003261F4" w:rsidRDefault="00403134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143ECB" w:rsidRPr="003261F4" w14:paraId="2D433433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00C3E54C" w14:textId="03096524" w:rsidR="00143ECB" w:rsidRPr="003261F4" w:rsidRDefault="00143ECB" w:rsidP="00CE306B">
            <w:pPr>
              <w:jc w:val="center"/>
            </w:pPr>
            <w:r w:rsidRPr="003261F4">
              <w:t>RF_GU</w:t>
            </w:r>
            <w:r w:rsidR="00A47FB4" w:rsidRPr="003261F4">
              <w:t>4</w:t>
            </w:r>
          </w:p>
        </w:tc>
        <w:tc>
          <w:tcPr>
            <w:tcW w:w="2129" w:type="dxa"/>
          </w:tcPr>
          <w:p w14:paraId="76404FE0" w14:textId="54F0FB95" w:rsidR="00143ECB" w:rsidRPr="003261F4" w:rsidRDefault="00A47FB4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Logout</w:t>
            </w:r>
          </w:p>
        </w:tc>
        <w:tc>
          <w:tcPr>
            <w:tcW w:w="3252" w:type="dxa"/>
          </w:tcPr>
          <w:p w14:paraId="1C453838" w14:textId="7C526AF1" w:rsidR="00143ECB" w:rsidRPr="003261F4" w:rsidRDefault="00000977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</w:t>
            </w:r>
            <w:r w:rsidR="00F45183" w:rsidRPr="003261F4">
              <w:t>s</w:t>
            </w:r>
            <w:r w:rsidRPr="003261F4">
              <w:t xml:space="preserve">tema </w:t>
            </w:r>
            <w:r w:rsidR="00D26267" w:rsidRPr="003261F4">
              <w:t>deve consentire di effettuare il logout.</w:t>
            </w:r>
          </w:p>
        </w:tc>
        <w:tc>
          <w:tcPr>
            <w:tcW w:w="1364" w:type="dxa"/>
          </w:tcPr>
          <w:p w14:paraId="268A7451" w14:textId="248A2BBD" w:rsidR="00A3248D" w:rsidRPr="003261F4" w:rsidRDefault="00A47FB4" w:rsidP="00A324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Utente</w:t>
            </w:r>
            <w:r w:rsidR="00A3248D" w:rsidRPr="003261F4">
              <w:br/>
            </w:r>
            <w:r w:rsidR="00847E01" w:rsidRPr="003261F4">
              <w:t>r</w:t>
            </w:r>
            <w:r w:rsidR="00A3248D" w:rsidRPr="003261F4">
              <w:t>egistrato</w:t>
            </w:r>
          </w:p>
        </w:tc>
        <w:tc>
          <w:tcPr>
            <w:tcW w:w="1125" w:type="dxa"/>
          </w:tcPr>
          <w:p w14:paraId="289D1534" w14:textId="19BDD237" w:rsidR="00143ECB" w:rsidRPr="003261F4" w:rsidRDefault="00403134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B5451A" w:rsidRPr="003261F4" w14:paraId="4A1E250F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51CE4F71" w14:textId="73C46CF5" w:rsidR="00B5451A" w:rsidRPr="003261F4" w:rsidRDefault="00B5451A" w:rsidP="00CE306B">
            <w:pPr>
              <w:jc w:val="center"/>
            </w:pPr>
            <w:r w:rsidRPr="003261F4">
              <w:t>RF_GU5</w:t>
            </w:r>
          </w:p>
        </w:tc>
        <w:tc>
          <w:tcPr>
            <w:tcW w:w="2129" w:type="dxa"/>
          </w:tcPr>
          <w:p w14:paraId="72CA924A" w14:textId="4BA2B45C" w:rsidR="00B5451A" w:rsidRPr="003261F4" w:rsidRDefault="00B5451A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Visualizzazione area utente</w:t>
            </w:r>
          </w:p>
        </w:tc>
        <w:tc>
          <w:tcPr>
            <w:tcW w:w="3252" w:type="dxa"/>
          </w:tcPr>
          <w:p w14:paraId="605B24D4" w14:textId="75C317A5" w:rsidR="00B5451A" w:rsidRPr="003261F4" w:rsidRDefault="00C25775" w:rsidP="00C25775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3261F4">
              <w:rPr>
                <w:rFonts w:asciiTheme="majorHAnsi" w:hAnsiTheme="majorHAnsi" w:cstheme="majorHAnsi"/>
                <w:sz w:val="28"/>
                <w:szCs w:val="28"/>
              </w:rPr>
              <w:t xml:space="preserve">Il sistema </w:t>
            </w:r>
            <w:r w:rsidR="003F5B82" w:rsidRPr="003261F4">
              <w:rPr>
                <w:rFonts w:asciiTheme="majorHAnsi" w:hAnsiTheme="majorHAnsi" w:cstheme="majorHAnsi"/>
                <w:sz w:val="28"/>
                <w:szCs w:val="28"/>
              </w:rPr>
              <w:t>deve</w:t>
            </w:r>
            <w:r w:rsidRPr="003261F4">
              <w:rPr>
                <w:rFonts w:asciiTheme="majorHAnsi" w:hAnsiTheme="majorHAnsi" w:cstheme="majorHAnsi"/>
                <w:sz w:val="28"/>
                <w:szCs w:val="28"/>
              </w:rPr>
              <w:t xml:space="preserve"> permettere ad un utente loggato di visualizzare la propria area utente. </w:t>
            </w:r>
          </w:p>
        </w:tc>
        <w:tc>
          <w:tcPr>
            <w:tcW w:w="1364" w:type="dxa"/>
          </w:tcPr>
          <w:p w14:paraId="23A0D446" w14:textId="6F143253" w:rsidR="00B5451A" w:rsidRPr="003261F4" w:rsidRDefault="00C25775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Utente </w:t>
            </w:r>
            <w:r w:rsidR="00847E01" w:rsidRPr="003261F4">
              <w:t>registrato</w:t>
            </w:r>
          </w:p>
        </w:tc>
        <w:tc>
          <w:tcPr>
            <w:tcW w:w="1125" w:type="dxa"/>
          </w:tcPr>
          <w:p w14:paraId="6BFC538C" w14:textId="2B2A3A10" w:rsidR="00B5451A" w:rsidRPr="003261F4" w:rsidRDefault="00847E01" w:rsidP="00CE3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D83840" w:rsidRPr="003261F4" w14:paraId="2282E720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6A0DBC5E" w14:textId="5AE6E28E" w:rsidR="00D83840" w:rsidRPr="003261F4" w:rsidRDefault="00D83840" w:rsidP="00CE306B">
            <w:pPr>
              <w:jc w:val="center"/>
            </w:pPr>
            <w:r w:rsidRPr="003261F4">
              <w:t>RF_GU</w:t>
            </w:r>
            <w:r w:rsidR="00B5451A" w:rsidRPr="003261F4">
              <w:t>6</w:t>
            </w:r>
          </w:p>
        </w:tc>
        <w:tc>
          <w:tcPr>
            <w:tcW w:w="2129" w:type="dxa"/>
          </w:tcPr>
          <w:p w14:paraId="2C0046EE" w14:textId="3728899C" w:rsidR="00D83840" w:rsidRPr="003261F4" w:rsidRDefault="00D83840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Modifica dati account</w:t>
            </w:r>
          </w:p>
        </w:tc>
        <w:tc>
          <w:tcPr>
            <w:tcW w:w="3252" w:type="dxa"/>
          </w:tcPr>
          <w:p w14:paraId="21ADD7B4" w14:textId="4A42A7E7" w:rsidR="00D83840" w:rsidRPr="003261F4" w:rsidRDefault="00D83840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deve consentire agli utenti di poter modificare i propri dati</w:t>
            </w:r>
            <w:r w:rsidR="00D26B6D" w:rsidRPr="003261F4">
              <w:t>.</w:t>
            </w:r>
          </w:p>
        </w:tc>
        <w:tc>
          <w:tcPr>
            <w:tcW w:w="1364" w:type="dxa"/>
          </w:tcPr>
          <w:p w14:paraId="2538D38F" w14:textId="4D9431DB" w:rsidR="00D83840" w:rsidRPr="003261F4" w:rsidRDefault="00A567C2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Utente </w:t>
            </w:r>
            <w:r w:rsidR="00847E01" w:rsidRPr="003261F4">
              <w:t>r</w:t>
            </w:r>
            <w:r w:rsidR="00D83840" w:rsidRPr="003261F4">
              <w:t>egistrato</w:t>
            </w:r>
          </w:p>
        </w:tc>
        <w:tc>
          <w:tcPr>
            <w:tcW w:w="1125" w:type="dxa"/>
          </w:tcPr>
          <w:p w14:paraId="1018CD26" w14:textId="47500C97" w:rsidR="00D83840" w:rsidRPr="003261F4" w:rsidRDefault="007F093D" w:rsidP="00CE3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2208E7" w:rsidRPr="003261F4" w14:paraId="6C0C6EF1" w14:textId="77777777" w:rsidTr="00150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7226796A" w14:textId="78C43F31" w:rsidR="002208E7" w:rsidRPr="003261F4" w:rsidRDefault="002208E7" w:rsidP="002208E7">
            <w:pPr>
              <w:jc w:val="center"/>
            </w:pPr>
            <w:r w:rsidRPr="003261F4">
              <w:t>RF_GU</w:t>
            </w:r>
            <w:r w:rsidR="00B5451A" w:rsidRPr="003261F4">
              <w:t>7</w:t>
            </w:r>
          </w:p>
        </w:tc>
        <w:tc>
          <w:tcPr>
            <w:tcW w:w="2129" w:type="dxa"/>
          </w:tcPr>
          <w:p w14:paraId="490CCDE5" w14:textId="4A65C9BD" w:rsidR="002208E7" w:rsidRPr="003261F4" w:rsidRDefault="002208E7" w:rsidP="00220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Cancellazione dati account</w:t>
            </w:r>
          </w:p>
        </w:tc>
        <w:tc>
          <w:tcPr>
            <w:tcW w:w="3252" w:type="dxa"/>
          </w:tcPr>
          <w:p w14:paraId="0B43A3BC" w14:textId="7A302CCB" w:rsidR="002208E7" w:rsidRPr="003261F4" w:rsidRDefault="002208E7" w:rsidP="00220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Il sistema deve consentire agli utenti di poter cancellazione i propri dati</w:t>
            </w:r>
            <w:r w:rsidR="00D26B6D" w:rsidRPr="003261F4">
              <w:t>.</w:t>
            </w:r>
          </w:p>
        </w:tc>
        <w:tc>
          <w:tcPr>
            <w:tcW w:w="1364" w:type="dxa"/>
          </w:tcPr>
          <w:p w14:paraId="3CED1919" w14:textId="23322C01" w:rsidR="002208E7" w:rsidRPr="003261F4" w:rsidRDefault="00A567C2" w:rsidP="00220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Utente </w:t>
            </w:r>
            <w:r w:rsidR="00847E01" w:rsidRPr="003261F4">
              <w:t>r</w:t>
            </w:r>
            <w:r w:rsidRPr="003261F4">
              <w:t>egistrato</w:t>
            </w:r>
          </w:p>
        </w:tc>
        <w:tc>
          <w:tcPr>
            <w:tcW w:w="1125" w:type="dxa"/>
          </w:tcPr>
          <w:p w14:paraId="6EE89797" w14:textId="014F387C" w:rsidR="002208E7" w:rsidRPr="003261F4" w:rsidRDefault="00F2354D" w:rsidP="00220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</w:tbl>
    <w:p w14:paraId="4AF380E1" w14:textId="77777777" w:rsidR="00644D4C" w:rsidRPr="003261F4" w:rsidRDefault="00644D4C" w:rsidP="00A87BC4"/>
    <w:p w14:paraId="2EFCF639" w14:textId="77777777" w:rsidR="00D26B6D" w:rsidRPr="003261F4" w:rsidRDefault="00D26B6D" w:rsidP="00A87BC4"/>
    <w:p w14:paraId="4AB037EF" w14:textId="77777777" w:rsidR="00D26B6D" w:rsidRPr="003261F4" w:rsidRDefault="00D26B6D" w:rsidP="00A87BC4"/>
    <w:p w14:paraId="7B28BAE0" w14:textId="77777777" w:rsidR="00D26B6D" w:rsidRPr="003261F4" w:rsidRDefault="00D26B6D" w:rsidP="00A87BC4"/>
    <w:p w14:paraId="6D250A6D" w14:textId="77777777" w:rsidR="00D26B6D" w:rsidRPr="003261F4" w:rsidRDefault="00D26B6D" w:rsidP="00A87BC4"/>
    <w:p w14:paraId="5DDE08A6" w14:textId="13AAAC2F" w:rsidR="009D7DD9" w:rsidRPr="003261F4" w:rsidRDefault="0F9E9609" w:rsidP="006B3853">
      <w:pPr>
        <w:pStyle w:val="Titolo4"/>
      </w:pPr>
      <w:r>
        <w:t>RF_GV: Gestione vendite</w:t>
      </w:r>
    </w:p>
    <w:tbl>
      <w:tblPr>
        <w:tblStyle w:val="Tabellagriglia5scura-colore1"/>
        <w:tblW w:w="9748" w:type="dxa"/>
        <w:tblLook w:val="04A0" w:firstRow="1" w:lastRow="0" w:firstColumn="1" w:lastColumn="0" w:noHBand="0" w:noVBand="1"/>
      </w:tblPr>
      <w:tblGrid>
        <w:gridCol w:w="1757"/>
        <w:gridCol w:w="2134"/>
        <w:gridCol w:w="3277"/>
        <w:gridCol w:w="1425"/>
        <w:gridCol w:w="1155"/>
      </w:tblGrid>
      <w:tr w:rsidR="00C92112" w:rsidRPr="003261F4" w14:paraId="1EDE3BBE" w14:textId="77777777" w:rsidTr="62844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6791EF3C" w14:textId="4B19B8B9" w:rsidR="00C92112" w:rsidRPr="003261F4" w:rsidRDefault="009D1FE9" w:rsidP="00282F93">
            <w:pPr>
              <w:jc w:val="center"/>
            </w:pPr>
            <w:r w:rsidRPr="003261F4">
              <w:t>Identificativo</w:t>
            </w:r>
          </w:p>
        </w:tc>
        <w:tc>
          <w:tcPr>
            <w:tcW w:w="2134" w:type="dxa"/>
          </w:tcPr>
          <w:p w14:paraId="6493BAAB" w14:textId="1FA5F141" w:rsidR="00C92112" w:rsidRPr="003261F4" w:rsidRDefault="002528BC" w:rsidP="00282F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3277" w:type="dxa"/>
          </w:tcPr>
          <w:p w14:paraId="126D2537" w14:textId="21C7562A" w:rsidR="00C92112" w:rsidRPr="003261F4" w:rsidRDefault="002528BC" w:rsidP="00282F93">
            <w:pPr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1425" w:type="dxa"/>
          </w:tcPr>
          <w:p w14:paraId="00396276" w14:textId="34C99DD1" w:rsidR="00C92112" w:rsidRPr="003261F4" w:rsidRDefault="62844955" w:rsidP="6284495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Calibri" w:hAnsi="Calibri Light"/>
              </w:rPr>
            </w:pPr>
            <w:r w:rsidRPr="62844955">
              <w:rPr>
                <w:rFonts w:ascii="Calibri Light" w:eastAsia="Calibri" w:hAnsi="Calibri Light"/>
              </w:rPr>
              <w:t>A</w:t>
            </w:r>
            <w:r w:rsidRPr="62844955">
              <w:rPr>
                <w:rFonts w:ascii="Calibri Light" w:eastAsia="Calibri" w:hAnsi="Calibri Light"/>
                <w:szCs w:val="28"/>
              </w:rPr>
              <w:t>ttori</w:t>
            </w:r>
          </w:p>
        </w:tc>
        <w:tc>
          <w:tcPr>
            <w:tcW w:w="1155" w:type="dxa"/>
          </w:tcPr>
          <w:p w14:paraId="3482F42D" w14:textId="34980C63" w:rsidR="00C92112" w:rsidRPr="003261F4" w:rsidRDefault="62844955" w:rsidP="00282F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D1FE9" w:rsidRPr="003261F4" w14:paraId="1841A3EC" w14:textId="77777777" w:rsidTr="62844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7A76992F" w14:textId="3D835805" w:rsidR="009D1FE9" w:rsidRPr="003261F4" w:rsidRDefault="009D1FE9" w:rsidP="005507CD">
            <w:pPr>
              <w:jc w:val="center"/>
            </w:pPr>
            <w:r w:rsidRPr="003261F4">
              <w:t>RF_G</w:t>
            </w:r>
            <w:r w:rsidR="00E86A84" w:rsidRPr="003261F4">
              <w:t>V</w:t>
            </w:r>
            <w:r w:rsidRPr="003261F4">
              <w:t>1</w:t>
            </w:r>
          </w:p>
        </w:tc>
        <w:tc>
          <w:tcPr>
            <w:tcW w:w="2134" w:type="dxa"/>
          </w:tcPr>
          <w:p w14:paraId="32DF9962" w14:textId="22394A33" w:rsidR="009D1FE9" w:rsidRPr="003261F4" w:rsidRDefault="00620CB2" w:rsidP="0055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Aggiunta di un prodotto </w:t>
            </w:r>
          </w:p>
        </w:tc>
        <w:tc>
          <w:tcPr>
            <w:tcW w:w="3277" w:type="dxa"/>
          </w:tcPr>
          <w:p w14:paraId="470C2170" w14:textId="4E81B362" w:rsidR="009D1FE9" w:rsidRPr="003261F4" w:rsidRDefault="009D1FE9" w:rsidP="0055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Il sistema deve consentire di poter caricare </w:t>
            </w:r>
            <w:r w:rsidR="00620CB2" w:rsidRPr="003261F4">
              <w:t xml:space="preserve">i prodotti </w:t>
            </w:r>
            <w:r w:rsidR="009C0D80" w:rsidRPr="003261F4">
              <w:t>all’interno del sistema</w:t>
            </w:r>
            <w:r w:rsidR="0056290D" w:rsidRPr="003261F4">
              <w:t>.</w:t>
            </w:r>
          </w:p>
        </w:tc>
        <w:tc>
          <w:tcPr>
            <w:tcW w:w="1425" w:type="dxa"/>
          </w:tcPr>
          <w:p w14:paraId="376BA18D" w14:textId="64E5AA9A" w:rsidR="009D1FE9" w:rsidRPr="003261F4" w:rsidRDefault="00620CB2" w:rsidP="0055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Venditore</w:t>
            </w:r>
          </w:p>
        </w:tc>
        <w:tc>
          <w:tcPr>
            <w:tcW w:w="1155" w:type="dxa"/>
          </w:tcPr>
          <w:p w14:paraId="37216C39" w14:textId="77777777" w:rsidR="009D1FE9" w:rsidRPr="003261F4" w:rsidRDefault="009D1FE9" w:rsidP="005507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534086" w:rsidRPr="003261F4" w14:paraId="6C3BE435" w14:textId="77777777" w:rsidTr="628449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4D7A9F84" w14:textId="484DAFF3" w:rsidR="00534086" w:rsidRPr="003261F4" w:rsidRDefault="00035BC6" w:rsidP="005507CD">
            <w:pPr>
              <w:jc w:val="center"/>
            </w:pPr>
            <w:r w:rsidRPr="003261F4">
              <w:t>RF_GV</w:t>
            </w:r>
            <w:r w:rsidR="0017126D">
              <w:t>2</w:t>
            </w:r>
          </w:p>
        </w:tc>
        <w:tc>
          <w:tcPr>
            <w:tcW w:w="2134" w:type="dxa"/>
          </w:tcPr>
          <w:p w14:paraId="74466AA2" w14:textId="0AF30720" w:rsidR="00534086" w:rsidRPr="003261F4" w:rsidRDefault="00035BC6" w:rsidP="0055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Modifica di un prodotto</w:t>
            </w:r>
          </w:p>
        </w:tc>
        <w:tc>
          <w:tcPr>
            <w:tcW w:w="3277" w:type="dxa"/>
          </w:tcPr>
          <w:p w14:paraId="4C75C755" w14:textId="17E4CB98" w:rsidR="00534086" w:rsidRPr="003261F4" w:rsidRDefault="00035BC6" w:rsidP="0055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deve </w:t>
            </w:r>
            <w:r w:rsidR="00A43805" w:rsidRPr="003261F4">
              <w:t>permettere la modifica di un prodotto.</w:t>
            </w:r>
          </w:p>
        </w:tc>
        <w:tc>
          <w:tcPr>
            <w:tcW w:w="1425" w:type="dxa"/>
          </w:tcPr>
          <w:p w14:paraId="5D6CD2BB" w14:textId="381132E5" w:rsidR="00534086" w:rsidRPr="003261F4" w:rsidRDefault="00300D29" w:rsidP="0055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Venditore</w:t>
            </w:r>
          </w:p>
        </w:tc>
        <w:tc>
          <w:tcPr>
            <w:tcW w:w="1155" w:type="dxa"/>
          </w:tcPr>
          <w:p w14:paraId="32DD3B62" w14:textId="1374329D" w:rsidR="00534086" w:rsidRPr="003261F4" w:rsidRDefault="00300D29" w:rsidP="005507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</w:tbl>
    <w:p w14:paraId="4BA9547E" w14:textId="77777777" w:rsidR="00CC51FE" w:rsidRPr="003261F4" w:rsidRDefault="00CC51FE" w:rsidP="00A87BC4"/>
    <w:p w14:paraId="15456C22" w14:textId="77777777" w:rsidR="00CB4A5F" w:rsidRPr="003261F4" w:rsidRDefault="00CB4A5F" w:rsidP="00A87BC4"/>
    <w:p w14:paraId="189A82F1" w14:textId="77777777" w:rsidR="00E73354" w:rsidRDefault="00E73354" w:rsidP="00E73354"/>
    <w:p w14:paraId="51FF8D8F" w14:textId="77777777" w:rsidR="00894B62" w:rsidRPr="003261F4" w:rsidRDefault="0F9E9609" w:rsidP="00894B62">
      <w:pPr>
        <w:pStyle w:val="Titolo4"/>
      </w:pPr>
      <w:r>
        <w:t>RF_GA: Gestione acquisti</w:t>
      </w:r>
    </w:p>
    <w:tbl>
      <w:tblPr>
        <w:tblStyle w:val="Tabellagriglia5scura-colore1"/>
        <w:tblW w:w="9776" w:type="dxa"/>
        <w:tblLook w:val="04A0" w:firstRow="1" w:lastRow="0" w:firstColumn="1" w:lastColumn="0" w:noHBand="0" w:noVBand="1"/>
      </w:tblPr>
      <w:tblGrid>
        <w:gridCol w:w="1758"/>
        <w:gridCol w:w="2129"/>
        <w:gridCol w:w="3252"/>
        <w:gridCol w:w="1364"/>
        <w:gridCol w:w="1273"/>
      </w:tblGrid>
      <w:tr w:rsidR="00894B62" w:rsidRPr="003261F4" w14:paraId="6747BF87" w14:textId="77777777" w:rsidTr="00536A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53E679F8" w14:textId="77777777" w:rsidR="00894B62" w:rsidRPr="003261F4" w:rsidRDefault="00894B62" w:rsidP="00E9687F">
            <w:pPr>
              <w:jc w:val="center"/>
            </w:pPr>
            <w:r w:rsidRPr="003261F4">
              <w:t>Identificativo</w:t>
            </w:r>
          </w:p>
        </w:tc>
        <w:tc>
          <w:tcPr>
            <w:tcW w:w="2129" w:type="dxa"/>
          </w:tcPr>
          <w:p w14:paraId="4BE202D3" w14:textId="77777777" w:rsidR="00894B62" w:rsidRPr="003261F4" w:rsidRDefault="00894B62" w:rsidP="00E968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3252" w:type="dxa"/>
          </w:tcPr>
          <w:p w14:paraId="3893296D" w14:textId="77777777" w:rsidR="00894B62" w:rsidRPr="003261F4" w:rsidRDefault="00894B62" w:rsidP="00E968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1364" w:type="dxa"/>
          </w:tcPr>
          <w:p w14:paraId="00A90D19" w14:textId="77777777" w:rsidR="00894B62" w:rsidRPr="003261F4" w:rsidRDefault="00894B62" w:rsidP="00E968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Attori</w:t>
            </w:r>
          </w:p>
        </w:tc>
        <w:tc>
          <w:tcPr>
            <w:tcW w:w="1273" w:type="dxa"/>
          </w:tcPr>
          <w:p w14:paraId="70682B08" w14:textId="77777777" w:rsidR="00894B62" w:rsidRPr="003261F4" w:rsidRDefault="00894B62" w:rsidP="00E9687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894B62" w:rsidRPr="003261F4" w14:paraId="1D301311" w14:textId="77777777" w:rsidTr="00536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468B7988" w14:textId="77777777" w:rsidR="00894B62" w:rsidRPr="003261F4" w:rsidRDefault="00894B62" w:rsidP="00E9687F">
            <w:pPr>
              <w:jc w:val="center"/>
            </w:pPr>
            <w:bookmarkStart w:id="14" w:name="_Hlk92563452"/>
            <w:r w:rsidRPr="003261F4">
              <w:t>RF_GA1</w:t>
            </w:r>
          </w:p>
        </w:tc>
        <w:tc>
          <w:tcPr>
            <w:tcW w:w="2129" w:type="dxa"/>
          </w:tcPr>
          <w:p w14:paraId="6FC227ED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Ricerca di un prodotto </w:t>
            </w:r>
          </w:p>
        </w:tc>
        <w:tc>
          <w:tcPr>
            <w:tcW w:w="3252" w:type="dxa"/>
          </w:tcPr>
          <w:p w14:paraId="0682A0EB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Ricerca di un prodotto tramite parola chiave.</w:t>
            </w:r>
          </w:p>
        </w:tc>
        <w:tc>
          <w:tcPr>
            <w:tcW w:w="1364" w:type="dxa"/>
          </w:tcPr>
          <w:p w14:paraId="5C64078C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04827E33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bookmarkEnd w:id="14"/>
      <w:tr w:rsidR="00894B62" w:rsidRPr="003261F4" w14:paraId="4E962FCB" w14:textId="77777777" w:rsidTr="00536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585830EA" w14:textId="77777777" w:rsidR="00894B62" w:rsidRPr="003261F4" w:rsidRDefault="00894B62" w:rsidP="00E9687F">
            <w:pPr>
              <w:jc w:val="center"/>
            </w:pPr>
            <w:r w:rsidRPr="003261F4">
              <w:t>RF_GA2</w:t>
            </w:r>
          </w:p>
        </w:tc>
        <w:tc>
          <w:tcPr>
            <w:tcW w:w="2129" w:type="dxa"/>
          </w:tcPr>
          <w:p w14:paraId="4A59749F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Aggiunta di un prodotto al carrello</w:t>
            </w:r>
          </w:p>
        </w:tc>
        <w:tc>
          <w:tcPr>
            <w:tcW w:w="3252" w:type="dxa"/>
          </w:tcPr>
          <w:p w14:paraId="64DBDC04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deve consentire di aggiungere un prodotto al carrello.</w:t>
            </w:r>
          </w:p>
        </w:tc>
        <w:tc>
          <w:tcPr>
            <w:tcW w:w="1364" w:type="dxa"/>
          </w:tcPr>
          <w:p w14:paraId="619460A4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144C4F98" w14:textId="499ADE02" w:rsidR="00894B62" w:rsidRPr="003261F4" w:rsidRDefault="00F2354D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894B62" w:rsidRPr="003261F4" w14:paraId="6CA97327" w14:textId="77777777" w:rsidTr="00536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72B453B6" w14:textId="77777777" w:rsidR="00894B62" w:rsidRPr="003261F4" w:rsidRDefault="00894B62" w:rsidP="00E9687F">
            <w:pPr>
              <w:jc w:val="center"/>
            </w:pPr>
            <w:r w:rsidRPr="003261F4">
              <w:t>RF_GA3</w:t>
            </w:r>
          </w:p>
        </w:tc>
        <w:tc>
          <w:tcPr>
            <w:tcW w:w="2129" w:type="dxa"/>
          </w:tcPr>
          <w:p w14:paraId="0AFC6C93" w14:textId="49A0A515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Rimozione di un prodotto </w:t>
            </w:r>
            <w:r w:rsidR="00ED6840">
              <w:t>d</w:t>
            </w:r>
            <w:r w:rsidRPr="003261F4">
              <w:t>al carrello</w:t>
            </w:r>
          </w:p>
        </w:tc>
        <w:tc>
          <w:tcPr>
            <w:tcW w:w="3252" w:type="dxa"/>
          </w:tcPr>
          <w:p w14:paraId="10DDF5D5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Il sistema deve consentire di rimuovere un prodotto al carrello.</w:t>
            </w:r>
          </w:p>
        </w:tc>
        <w:tc>
          <w:tcPr>
            <w:tcW w:w="1364" w:type="dxa"/>
          </w:tcPr>
          <w:p w14:paraId="2E2CA939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0264B612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894B62" w:rsidRPr="003261F4" w14:paraId="6BEA6F68" w14:textId="77777777" w:rsidTr="00536A29">
        <w:trPr>
          <w:trHeight w:val="10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3BB39C3A" w14:textId="77777777" w:rsidR="00894B62" w:rsidRPr="003261F4" w:rsidRDefault="00894B62" w:rsidP="00E9687F">
            <w:pPr>
              <w:jc w:val="center"/>
            </w:pPr>
            <w:r w:rsidRPr="003261F4">
              <w:lastRenderedPageBreak/>
              <w:t>RF_GA4</w:t>
            </w:r>
          </w:p>
        </w:tc>
        <w:tc>
          <w:tcPr>
            <w:tcW w:w="2129" w:type="dxa"/>
          </w:tcPr>
          <w:p w14:paraId="747D2D9E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Acquisto di un prodotto</w:t>
            </w:r>
          </w:p>
        </w:tc>
        <w:tc>
          <w:tcPr>
            <w:tcW w:w="3252" w:type="dxa"/>
          </w:tcPr>
          <w:p w14:paraId="014BEA5B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deve consentire l’acquisto di un prodotto.</w:t>
            </w:r>
          </w:p>
        </w:tc>
        <w:tc>
          <w:tcPr>
            <w:tcW w:w="1364" w:type="dxa"/>
          </w:tcPr>
          <w:p w14:paraId="586A6486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049F3CC1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894B62" w:rsidRPr="003261F4" w14:paraId="725B391B" w14:textId="77777777" w:rsidTr="00536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1BC0EAEF" w14:textId="77777777" w:rsidR="00894B62" w:rsidRPr="003261F4" w:rsidRDefault="00894B62" w:rsidP="00E9687F">
            <w:pPr>
              <w:jc w:val="center"/>
            </w:pPr>
            <w:r w:rsidRPr="003261F4">
              <w:t>RF_GA5</w:t>
            </w:r>
          </w:p>
        </w:tc>
        <w:tc>
          <w:tcPr>
            <w:tcW w:w="2129" w:type="dxa"/>
          </w:tcPr>
          <w:p w14:paraId="530199EE" w14:textId="62400AAC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Visualizzazione ordin</w:t>
            </w:r>
            <w:r w:rsidR="00CC75C3">
              <w:t>e</w:t>
            </w:r>
          </w:p>
        </w:tc>
        <w:tc>
          <w:tcPr>
            <w:tcW w:w="3252" w:type="dxa"/>
          </w:tcPr>
          <w:p w14:paraId="7F7B27C2" w14:textId="5495B93C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Il sistema deve consentire</w:t>
            </w:r>
            <w:r w:rsidR="00FA1646">
              <w:t xml:space="preserve"> di</w:t>
            </w:r>
            <w:r w:rsidRPr="003261F4">
              <w:t xml:space="preserve"> visualizzare </w:t>
            </w:r>
            <w:r w:rsidR="00E15BBA">
              <w:t>i dettagli di ordine</w:t>
            </w:r>
            <w:r w:rsidR="00FA1646">
              <w:t xml:space="preserve"> effettuato</w:t>
            </w:r>
            <w:r w:rsidRPr="003261F4">
              <w:t>.</w:t>
            </w:r>
          </w:p>
        </w:tc>
        <w:tc>
          <w:tcPr>
            <w:tcW w:w="1364" w:type="dxa"/>
          </w:tcPr>
          <w:p w14:paraId="32B137B0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53B2184E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894B62" w:rsidRPr="003261F4" w14:paraId="13B6F332" w14:textId="77777777" w:rsidTr="00536A29">
        <w:trPr>
          <w:trHeight w:val="1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30AAB9AB" w14:textId="77777777" w:rsidR="00894B62" w:rsidRPr="003261F4" w:rsidRDefault="00894B62" w:rsidP="00E9687F">
            <w:pPr>
              <w:jc w:val="center"/>
            </w:pPr>
            <w:r w:rsidRPr="003261F4">
              <w:t>RF_GA6</w:t>
            </w:r>
          </w:p>
        </w:tc>
        <w:tc>
          <w:tcPr>
            <w:tcW w:w="2129" w:type="dxa"/>
          </w:tcPr>
          <w:p w14:paraId="20A1AE83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Effettuare una segnalazione</w:t>
            </w:r>
          </w:p>
        </w:tc>
        <w:tc>
          <w:tcPr>
            <w:tcW w:w="3252" w:type="dxa"/>
          </w:tcPr>
          <w:p w14:paraId="75B0A5D0" w14:textId="77777777" w:rsidR="00894B62" w:rsidRPr="003261F4" w:rsidRDefault="00894B62" w:rsidP="00E9687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3261F4">
              <w:rPr>
                <w:rFonts w:asciiTheme="majorHAnsi" w:hAnsiTheme="majorHAnsi" w:cstheme="majorHAnsi"/>
                <w:sz w:val="28"/>
                <w:szCs w:val="28"/>
              </w:rPr>
              <w:t xml:space="preserve">Il sistema deve permettere di effettuare una segnalazione. </w:t>
            </w:r>
          </w:p>
        </w:tc>
        <w:tc>
          <w:tcPr>
            <w:tcW w:w="1364" w:type="dxa"/>
          </w:tcPr>
          <w:p w14:paraId="14D60EAE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72FDF543" w14:textId="4FA95855" w:rsidR="00894B62" w:rsidRPr="003261F4" w:rsidRDefault="007F4085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894B62" w:rsidRPr="003261F4" w14:paraId="6B5E0C94" w14:textId="77777777" w:rsidTr="00536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6C9C6F59" w14:textId="77777777" w:rsidR="00894B62" w:rsidRPr="003261F4" w:rsidRDefault="00894B62" w:rsidP="00E9687F">
            <w:pPr>
              <w:jc w:val="center"/>
            </w:pPr>
            <w:r w:rsidRPr="003261F4">
              <w:t>RF_GA7</w:t>
            </w:r>
          </w:p>
        </w:tc>
        <w:tc>
          <w:tcPr>
            <w:tcW w:w="2129" w:type="dxa"/>
          </w:tcPr>
          <w:p w14:paraId="48688D49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Aggiunta prodotto alla lista dei desideri </w:t>
            </w:r>
          </w:p>
        </w:tc>
        <w:tc>
          <w:tcPr>
            <w:tcW w:w="3252" w:type="dxa"/>
          </w:tcPr>
          <w:p w14:paraId="6E010F58" w14:textId="7944DFFD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Il sistema deve consentire agli utenti </w:t>
            </w:r>
            <w:r w:rsidR="00E15BBA">
              <w:t xml:space="preserve">di </w:t>
            </w:r>
            <w:r w:rsidRPr="003261F4">
              <w:t xml:space="preserve">poter aggiungere un prodotto alla lista dei desideri. </w:t>
            </w:r>
          </w:p>
        </w:tc>
        <w:tc>
          <w:tcPr>
            <w:tcW w:w="1364" w:type="dxa"/>
          </w:tcPr>
          <w:p w14:paraId="39B69D67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2DC14AC4" w14:textId="77777777" w:rsidR="00894B62" w:rsidRPr="003261F4" w:rsidRDefault="00894B62" w:rsidP="00E968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  <w:tr w:rsidR="00894B62" w:rsidRPr="003261F4" w14:paraId="2AAF95E2" w14:textId="77777777" w:rsidTr="00536A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12157FA2" w14:textId="77777777" w:rsidR="00894B62" w:rsidRPr="003261F4" w:rsidRDefault="00894B62" w:rsidP="00E9687F">
            <w:pPr>
              <w:jc w:val="center"/>
            </w:pPr>
            <w:r w:rsidRPr="003261F4">
              <w:t>RF_GA8</w:t>
            </w:r>
          </w:p>
        </w:tc>
        <w:tc>
          <w:tcPr>
            <w:tcW w:w="2129" w:type="dxa"/>
          </w:tcPr>
          <w:p w14:paraId="5DCE12B0" w14:textId="7A30D5FF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Rimuovi prodotto </w:t>
            </w:r>
            <w:r w:rsidR="00BF7057">
              <w:t>d</w:t>
            </w:r>
            <w:r w:rsidRPr="003261F4">
              <w:t>alla lista dei desideri</w:t>
            </w:r>
          </w:p>
        </w:tc>
        <w:tc>
          <w:tcPr>
            <w:tcW w:w="3252" w:type="dxa"/>
          </w:tcPr>
          <w:p w14:paraId="45AFC38D" w14:textId="177FBF1D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deve consentire agli utenti </w:t>
            </w:r>
            <w:r w:rsidR="001F2463">
              <w:t xml:space="preserve">di </w:t>
            </w:r>
            <w:r w:rsidRPr="003261F4">
              <w:t xml:space="preserve">poter </w:t>
            </w:r>
            <w:r w:rsidR="00E15BBA">
              <w:t>rimuovere</w:t>
            </w:r>
            <w:r w:rsidRPr="003261F4">
              <w:t xml:space="preserve"> un prodotto alla lista dei desideri.</w:t>
            </w:r>
          </w:p>
        </w:tc>
        <w:tc>
          <w:tcPr>
            <w:tcW w:w="1364" w:type="dxa"/>
          </w:tcPr>
          <w:p w14:paraId="02EDDB5B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Cliente</w:t>
            </w:r>
          </w:p>
        </w:tc>
        <w:tc>
          <w:tcPr>
            <w:tcW w:w="1273" w:type="dxa"/>
          </w:tcPr>
          <w:p w14:paraId="7A04F172" w14:textId="77777777" w:rsidR="00894B62" w:rsidRPr="003261F4" w:rsidRDefault="00894B62" w:rsidP="00E9687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  <w:tr w:rsidR="00B1785D" w:rsidRPr="003261F4" w14:paraId="02F94731" w14:textId="77777777" w:rsidTr="00536A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8" w:type="dxa"/>
          </w:tcPr>
          <w:p w14:paraId="51B396BD" w14:textId="30D08C70" w:rsidR="00B1785D" w:rsidRPr="00B1785D" w:rsidRDefault="00B1785D" w:rsidP="00B1785D">
            <w:pPr>
              <w:jc w:val="center"/>
            </w:pPr>
            <w:r w:rsidRPr="00B1785D">
              <w:t>RF_GA</w:t>
            </w:r>
            <w:r>
              <w:t>9</w:t>
            </w:r>
          </w:p>
        </w:tc>
        <w:tc>
          <w:tcPr>
            <w:tcW w:w="2129" w:type="dxa"/>
          </w:tcPr>
          <w:p w14:paraId="71AAB74F" w14:textId="27EBD40D" w:rsidR="00B1785D" w:rsidRPr="003261F4" w:rsidRDefault="00B1785D" w:rsidP="00B178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Visualizzazione prodotto</w:t>
            </w:r>
          </w:p>
        </w:tc>
        <w:tc>
          <w:tcPr>
            <w:tcW w:w="3252" w:type="dxa"/>
          </w:tcPr>
          <w:p w14:paraId="3D474C0F" w14:textId="25012115" w:rsidR="00B1785D" w:rsidRPr="003261F4" w:rsidRDefault="00FB4D03" w:rsidP="00B178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deve consentire </w:t>
            </w:r>
            <w:r w:rsidR="005D1C62">
              <w:t>a</w:t>
            </w:r>
            <w:r w:rsidR="009D42BE">
              <w:t xml:space="preserve">gli utenti di poter visualizzare </w:t>
            </w:r>
            <w:r w:rsidR="00CD4F99">
              <w:t>i dettagli di un prodotto</w:t>
            </w:r>
            <w:r w:rsidR="009E04A7">
              <w:t>.</w:t>
            </w:r>
          </w:p>
        </w:tc>
        <w:tc>
          <w:tcPr>
            <w:tcW w:w="1364" w:type="dxa"/>
          </w:tcPr>
          <w:p w14:paraId="733DA6C0" w14:textId="608543A9" w:rsidR="00B1785D" w:rsidRPr="003261F4" w:rsidRDefault="009D42BE" w:rsidP="00B178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</w:p>
        </w:tc>
        <w:tc>
          <w:tcPr>
            <w:tcW w:w="1273" w:type="dxa"/>
          </w:tcPr>
          <w:p w14:paraId="1F3302A5" w14:textId="2A4064DD" w:rsidR="00B1785D" w:rsidRPr="003261F4" w:rsidRDefault="00ED6840" w:rsidP="00B178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</w:tbl>
    <w:p w14:paraId="2D15C60F" w14:textId="77777777" w:rsidR="00894B62" w:rsidRPr="003261F4" w:rsidRDefault="00894B62" w:rsidP="00894B62"/>
    <w:p w14:paraId="61BF6177" w14:textId="4A6142A5" w:rsidR="00894B62" w:rsidRPr="003261F4" w:rsidRDefault="00894B62" w:rsidP="00894B62">
      <w:pPr>
        <w:rPr>
          <w:rFonts w:ascii="Calibri Light" w:eastAsia="Calibri" w:hAnsi="Calibri Light"/>
          <w:szCs w:val="28"/>
        </w:rPr>
      </w:pPr>
    </w:p>
    <w:p w14:paraId="7EA9A801" w14:textId="1890CA5D" w:rsidR="00834CE3" w:rsidRPr="003261F4" w:rsidRDefault="0F9E9609" w:rsidP="00C43AC7">
      <w:pPr>
        <w:pStyle w:val="Titolo4"/>
      </w:pPr>
      <w:r>
        <w:t>RF_GAM: Gestione Amministratore</w:t>
      </w:r>
    </w:p>
    <w:tbl>
      <w:tblPr>
        <w:tblStyle w:val="Tabellagriglia5scura-colore1"/>
        <w:tblW w:w="9764" w:type="dxa"/>
        <w:tblLook w:val="04A0" w:firstRow="1" w:lastRow="0" w:firstColumn="1" w:lastColumn="0" w:noHBand="0" w:noVBand="1"/>
      </w:tblPr>
      <w:tblGrid>
        <w:gridCol w:w="1732"/>
        <w:gridCol w:w="2048"/>
        <w:gridCol w:w="2767"/>
        <w:gridCol w:w="2145"/>
        <w:gridCol w:w="1072"/>
      </w:tblGrid>
      <w:tr w:rsidR="00747733" w:rsidRPr="003261F4" w14:paraId="1C1AB984" w14:textId="77777777" w:rsidTr="62844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D1CF3C8" w14:textId="77777777" w:rsidR="007F732B" w:rsidRPr="003261F4" w:rsidRDefault="007F732B" w:rsidP="00444D4E">
            <w:pPr>
              <w:jc w:val="center"/>
            </w:pPr>
            <w:r w:rsidRPr="003261F4">
              <w:t>Identificativo</w:t>
            </w:r>
          </w:p>
        </w:tc>
        <w:tc>
          <w:tcPr>
            <w:tcW w:w="2048" w:type="dxa"/>
          </w:tcPr>
          <w:p w14:paraId="2AC10843" w14:textId="77777777" w:rsidR="007F732B" w:rsidRPr="003261F4" w:rsidRDefault="007F732B" w:rsidP="00444D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767" w:type="dxa"/>
          </w:tcPr>
          <w:p w14:paraId="4A66CC8E" w14:textId="77777777" w:rsidR="007F732B" w:rsidRPr="003261F4" w:rsidRDefault="007F732B" w:rsidP="00444D4E">
            <w:pPr>
              <w:ind w:left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145" w:type="dxa"/>
          </w:tcPr>
          <w:p w14:paraId="64C231BC" w14:textId="7D604290" w:rsidR="007F732B" w:rsidRPr="003261F4" w:rsidRDefault="62844955" w:rsidP="00444D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Attori</w:t>
            </w:r>
          </w:p>
        </w:tc>
        <w:tc>
          <w:tcPr>
            <w:tcW w:w="1072" w:type="dxa"/>
          </w:tcPr>
          <w:p w14:paraId="08FAE473" w14:textId="61A9B00F" w:rsidR="007F732B" w:rsidRPr="003261F4" w:rsidRDefault="62844955" w:rsidP="00444D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747733" w:rsidRPr="003261F4" w14:paraId="65505583" w14:textId="77777777" w:rsidTr="62844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84BB719" w14:textId="4B234CA2" w:rsidR="007F732B" w:rsidRPr="003261F4" w:rsidRDefault="007F732B" w:rsidP="00444D4E">
            <w:pPr>
              <w:jc w:val="center"/>
            </w:pPr>
            <w:r w:rsidRPr="003261F4">
              <w:t>RF_G</w:t>
            </w:r>
            <w:r w:rsidR="00631118" w:rsidRPr="003261F4">
              <w:t>AM</w:t>
            </w:r>
            <w:r w:rsidRPr="003261F4">
              <w:t>1</w:t>
            </w:r>
          </w:p>
        </w:tc>
        <w:tc>
          <w:tcPr>
            <w:tcW w:w="2048" w:type="dxa"/>
          </w:tcPr>
          <w:p w14:paraId="1BBC1220" w14:textId="2A0349BA" w:rsidR="007F732B" w:rsidRPr="003261F4" w:rsidRDefault="00D628A6" w:rsidP="00444D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Visualizza</w:t>
            </w:r>
            <w:r w:rsidR="000C3927">
              <w:t xml:space="preserve">zione </w:t>
            </w:r>
            <w:r w:rsidR="00517A3B">
              <w:t>utente registrato</w:t>
            </w:r>
            <w:r w:rsidR="007F732B" w:rsidRPr="003261F4">
              <w:t xml:space="preserve"> </w:t>
            </w:r>
          </w:p>
        </w:tc>
        <w:tc>
          <w:tcPr>
            <w:tcW w:w="2767" w:type="dxa"/>
          </w:tcPr>
          <w:p w14:paraId="19101983" w14:textId="270CB0F8" w:rsidR="007F732B" w:rsidRPr="003261F4" w:rsidRDefault="007F732B" w:rsidP="00444D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Il sistema deve consentire di poter </w:t>
            </w:r>
            <w:r w:rsidR="00CD4F99">
              <w:t xml:space="preserve">visualizzare i dettagli </w:t>
            </w:r>
            <w:r w:rsidR="00CD4F99">
              <w:lastRenderedPageBreak/>
              <w:t>di un utente</w:t>
            </w:r>
            <w:r w:rsidR="009070BF">
              <w:t xml:space="preserve"> registrato</w:t>
            </w:r>
            <w:r w:rsidRPr="003261F4">
              <w:t>.</w:t>
            </w:r>
          </w:p>
        </w:tc>
        <w:tc>
          <w:tcPr>
            <w:tcW w:w="2145" w:type="dxa"/>
          </w:tcPr>
          <w:p w14:paraId="19AF7FCC" w14:textId="0A02C394" w:rsidR="007F732B" w:rsidRPr="003261F4" w:rsidRDefault="00747733" w:rsidP="00444D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lastRenderedPageBreak/>
              <w:t>Amministratore</w:t>
            </w:r>
          </w:p>
        </w:tc>
        <w:tc>
          <w:tcPr>
            <w:tcW w:w="1072" w:type="dxa"/>
          </w:tcPr>
          <w:p w14:paraId="7CC67A57" w14:textId="6E439A90" w:rsidR="007F732B" w:rsidRPr="003261F4" w:rsidRDefault="007F4085" w:rsidP="00444D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747733" w:rsidRPr="003261F4" w14:paraId="67666564" w14:textId="77777777" w:rsidTr="628449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5ED70CF" w14:textId="0177C866" w:rsidR="007F732B" w:rsidRPr="003261F4" w:rsidRDefault="007F732B" w:rsidP="00444D4E">
            <w:pPr>
              <w:jc w:val="center"/>
            </w:pPr>
            <w:r w:rsidRPr="003261F4">
              <w:t>RF_G</w:t>
            </w:r>
            <w:r w:rsidR="00631118" w:rsidRPr="003261F4">
              <w:t>AM</w:t>
            </w:r>
            <w:r w:rsidRPr="003261F4">
              <w:t>2</w:t>
            </w:r>
          </w:p>
        </w:tc>
        <w:tc>
          <w:tcPr>
            <w:tcW w:w="2048" w:type="dxa"/>
          </w:tcPr>
          <w:p w14:paraId="110D9676" w14:textId="7ABDE0A3" w:rsidR="007F732B" w:rsidRPr="003261F4" w:rsidRDefault="00806806" w:rsidP="00444D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Visualizz</w:t>
            </w:r>
            <w:r w:rsidR="004526EC">
              <w:t>azione</w:t>
            </w:r>
            <w:r w:rsidRPr="003261F4">
              <w:t xml:space="preserve"> </w:t>
            </w:r>
            <w:r w:rsidR="00BF7057">
              <w:t>segnalazione</w:t>
            </w:r>
          </w:p>
        </w:tc>
        <w:tc>
          <w:tcPr>
            <w:tcW w:w="2767" w:type="dxa"/>
          </w:tcPr>
          <w:p w14:paraId="5151D780" w14:textId="39D8407A" w:rsidR="007F732B" w:rsidRPr="003261F4" w:rsidRDefault="00951D2D" w:rsidP="00444D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deve consentire di poter visualizzare </w:t>
            </w:r>
            <w:r w:rsidR="00CD4F99">
              <w:t>i dettagli di una segnalazione</w:t>
            </w:r>
            <w:r w:rsidRPr="003261F4">
              <w:t>.</w:t>
            </w:r>
          </w:p>
        </w:tc>
        <w:tc>
          <w:tcPr>
            <w:tcW w:w="2145" w:type="dxa"/>
          </w:tcPr>
          <w:p w14:paraId="4BC530E7" w14:textId="4D240C1A" w:rsidR="007F732B" w:rsidRPr="003261F4" w:rsidRDefault="00AB1AB3" w:rsidP="00444D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Amministratore</w:t>
            </w:r>
          </w:p>
        </w:tc>
        <w:tc>
          <w:tcPr>
            <w:tcW w:w="1072" w:type="dxa"/>
          </w:tcPr>
          <w:p w14:paraId="66F1DADE" w14:textId="77777777" w:rsidR="007F732B" w:rsidRPr="003261F4" w:rsidRDefault="007F732B" w:rsidP="00444D4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951D2D" w:rsidRPr="003261F4" w14:paraId="0F677602" w14:textId="77777777" w:rsidTr="62844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FBA0502" w14:textId="1EB36B7B" w:rsidR="00951D2D" w:rsidRPr="003261F4" w:rsidRDefault="00951D2D" w:rsidP="00951D2D">
            <w:pPr>
              <w:jc w:val="center"/>
            </w:pPr>
            <w:r w:rsidRPr="003261F4">
              <w:t>RF_GAM3</w:t>
            </w:r>
          </w:p>
        </w:tc>
        <w:tc>
          <w:tcPr>
            <w:tcW w:w="2048" w:type="dxa"/>
          </w:tcPr>
          <w:p w14:paraId="7E5EF58A" w14:textId="12922551" w:rsidR="00951D2D" w:rsidRPr="003261F4" w:rsidRDefault="000365B1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Rimozione di un prodotto </w:t>
            </w:r>
          </w:p>
        </w:tc>
        <w:tc>
          <w:tcPr>
            <w:tcW w:w="2767" w:type="dxa"/>
          </w:tcPr>
          <w:p w14:paraId="1BFEAAD8" w14:textId="0793ED99" w:rsidR="00951D2D" w:rsidRPr="003261F4" w:rsidRDefault="00951D2D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Il sistema deve consentire</w:t>
            </w:r>
            <w:r w:rsidR="000365B1">
              <w:t xml:space="preserve"> all’amministratore di poter rimuovere un singolo prodotto</w:t>
            </w:r>
            <w:r w:rsidRPr="003261F4">
              <w:t>.</w:t>
            </w:r>
          </w:p>
        </w:tc>
        <w:tc>
          <w:tcPr>
            <w:tcW w:w="2145" w:type="dxa"/>
          </w:tcPr>
          <w:p w14:paraId="13ECCFC0" w14:textId="303CC6BC" w:rsidR="00951D2D" w:rsidRPr="003261F4" w:rsidRDefault="00B07C57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Amministratore</w:t>
            </w:r>
          </w:p>
        </w:tc>
        <w:tc>
          <w:tcPr>
            <w:tcW w:w="1072" w:type="dxa"/>
          </w:tcPr>
          <w:p w14:paraId="7EEAC3D3" w14:textId="13F62654" w:rsidR="00951D2D" w:rsidRPr="003261F4" w:rsidRDefault="00F2354D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951D2D" w:rsidRPr="003261F4" w14:paraId="76C4DF9E" w14:textId="77777777" w:rsidTr="628449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5E4C9900" w14:textId="7F095CFD" w:rsidR="00951D2D" w:rsidRPr="003261F4" w:rsidRDefault="00951D2D" w:rsidP="00951D2D">
            <w:pPr>
              <w:jc w:val="center"/>
            </w:pPr>
            <w:r w:rsidRPr="003261F4">
              <w:t>RF_GAM4</w:t>
            </w:r>
          </w:p>
        </w:tc>
        <w:tc>
          <w:tcPr>
            <w:tcW w:w="2048" w:type="dxa"/>
          </w:tcPr>
          <w:p w14:paraId="3B966F84" w14:textId="0536D0E0" w:rsidR="00951D2D" w:rsidRPr="003261F4" w:rsidRDefault="00951D2D" w:rsidP="00951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Rimozione utente</w:t>
            </w:r>
          </w:p>
        </w:tc>
        <w:tc>
          <w:tcPr>
            <w:tcW w:w="2767" w:type="dxa"/>
          </w:tcPr>
          <w:p w14:paraId="1540DE9E" w14:textId="21ED16BB" w:rsidR="00951D2D" w:rsidRPr="003261F4" w:rsidRDefault="00951D2D" w:rsidP="00951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deve consentire la rimozione di un utente registrato</w:t>
            </w:r>
            <w:r w:rsidR="005F163F" w:rsidRPr="003261F4">
              <w:t>.</w:t>
            </w:r>
          </w:p>
        </w:tc>
        <w:tc>
          <w:tcPr>
            <w:tcW w:w="2145" w:type="dxa"/>
          </w:tcPr>
          <w:p w14:paraId="74A907B2" w14:textId="067FFCF9" w:rsidR="00951D2D" w:rsidRPr="003261F4" w:rsidRDefault="00951D2D" w:rsidP="00951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Amministratore</w:t>
            </w:r>
          </w:p>
        </w:tc>
        <w:tc>
          <w:tcPr>
            <w:tcW w:w="1072" w:type="dxa"/>
          </w:tcPr>
          <w:p w14:paraId="13992FA1" w14:textId="615B32FD" w:rsidR="00951D2D" w:rsidRPr="003261F4" w:rsidRDefault="007F4085" w:rsidP="00951D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7F56B4" w14:paraId="527A2FBE" w14:textId="77777777" w:rsidTr="62844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3157941" w14:textId="63678513" w:rsidR="007F56B4" w:rsidRDefault="007F56B4" w:rsidP="00951D2D">
            <w:pPr>
              <w:jc w:val="center"/>
            </w:pPr>
            <w:r>
              <w:t>RF_GAM</w:t>
            </w:r>
            <w:r w:rsidR="00234A80">
              <w:t>5</w:t>
            </w:r>
          </w:p>
        </w:tc>
        <w:tc>
          <w:tcPr>
            <w:tcW w:w="2048" w:type="dxa"/>
          </w:tcPr>
          <w:p w14:paraId="49D98FF9" w14:textId="28A46E6E" w:rsidR="007F56B4" w:rsidRDefault="009E5BE9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Chiusura</w:t>
            </w:r>
            <w:r w:rsidR="007F56B4">
              <w:t xml:space="preserve"> di un</w:t>
            </w:r>
            <w:r>
              <w:t>a segnalazione</w:t>
            </w:r>
          </w:p>
        </w:tc>
        <w:tc>
          <w:tcPr>
            <w:tcW w:w="2767" w:type="dxa"/>
          </w:tcPr>
          <w:p w14:paraId="3A7529BC" w14:textId="2178AE96" w:rsidR="007F56B4" w:rsidRDefault="009E5BE9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deve consentire </w:t>
            </w:r>
            <w:r w:rsidR="003A475D">
              <w:t>di chiudere una segnalazione.</w:t>
            </w:r>
          </w:p>
        </w:tc>
        <w:tc>
          <w:tcPr>
            <w:tcW w:w="2145" w:type="dxa"/>
          </w:tcPr>
          <w:p w14:paraId="3BCEE8D0" w14:textId="32A24A74" w:rsidR="007F56B4" w:rsidRDefault="003A475D" w:rsidP="003A4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Amministratore</w:t>
            </w:r>
          </w:p>
        </w:tc>
        <w:tc>
          <w:tcPr>
            <w:tcW w:w="1072" w:type="dxa"/>
          </w:tcPr>
          <w:p w14:paraId="0BC65366" w14:textId="247EEA77" w:rsidR="007F56B4" w:rsidRDefault="003A475D" w:rsidP="00951D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</w:tbl>
    <w:p w14:paraId="2FA4712A" w14:textId="77777777" w:rsidR="00834CE3" w:rsidRPr="003261F4" w:rsidRDefault="00834CE3" w:rsidP="00A87BC4"/>
    <w:p w14:paraId="0E219B3C" w14:textId="77777777" w:rsidR="00834CE3" w:rsidRPr="003261F4" w:rsidRDefault="00834CE3" w:rsidP="00A87BC4"/>
    <w:p w14:paraId="41376233" w14:textId="41253696" w:rsidR="00243A73" w:rsidRDefault="0F9E9609" w:rsidP="00243A73">
      <w:pPr>
        <w:pStyle w:val="Titolo3"/>
      </w:pPr>
      <w:bookmarkStart w:id="15" w:name="_Toc95649706"/>
      <w:r>
        <w:t>3</w:t>
      </w:r>
      <w:r w:rsidR="00B276B7">
        <w:t>.3 Requisiti non funzionali</w:t>
      </w:r>
      <w:bookmarkEnd w:id="15"/>
      <w:r w:rsidR="002A209F">
        <w:tab/>
      </w:r>
      <w:r w:rsidR="002A209F">
        <w:tab/>
      </w:r>
      <w:r w:rsidR="002A209F">
        <w:tab/>
      </w:r>
      <w:r w:rsidR="002A209F">
        <w:tab/>
      </w:r>
      <w:r w:rsidR="002A209F">
        <w:tab/>
      </w:r>
      <w:r w:rsidR="002A209F">
        <w:tab/>
      </w:r>
      <w:r w:rsidR="002A209F">
        <w:tab/>
      </w:r>
    </w:p>
    <w:p w14:paraId="0A0F388E" w14:textId="04BF1DB1" w:rsidR="000B5CC8" w:rsidRPr="003261F4" w:rsidRDefault="00243A73" w:rsidP="00243A73">
      <w:r>
        <w:t xml:space="preserve">In questa sezione sono descritti i requisiti non funzionali del sistema secondo il modello FURPS+ che prevede le seguenti categorie: Usabilità, Affidabilità, Performance, </w:t>
      </w:r>
      <w:proofErr w:type="spellStart"/>
      <w:r>
        <w:t>Supportabilità</w:t>
      </w:r>
      <w:proofErr w:type="spellEnd"/>
      <w:r>
        <w:t xml:space="preserve">. Sono previste delle categorie addizionali tra le quali: implementazione, interfaccia, packaging e </w:t>
      </w:r>
      <w:proofErr w:type="spellStart"/>
      <w:r>
        <w:t>legal</w:t>
      </w:r>
      <w:proofErr w:type="spellEnd"/>
      <w:r>
        <w:t>.</w:t>
      </w:r>
      <w:r w:rsidR="002A209F">
        <w:tab/>
      </w:r>
      <w:r w:rsidR="002A209F">
        <w:tab/>
      </w:r>
      <w:r w:rsidR="002A209F">
        <w:tab/>
      </w:r>
    </w:p>
    <w:p w14:paraId="757A1278" w14:textId="77777777" w:rsidR="00E83730" w:rsidRPr="003261F4" w:rsidRDefault="00E83730" w:rsidP="000B5CC8"/>
    <w:p w14:paraId="575DE59D" w14:textId="2A4E52C9" w:rsidR="00E83730" w:rsidRPr="003261F4" w:rsidRDefault="0F9E9609" w:rsidP="00E83730">
      <w:pPr>
        <w:pStyle w:val="Titolo4"/>
      </w:pPr>
      <w:r>
        <w:t>3.3.1 Usabilità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973211" w:rsidRPr="003261F4" w14:paraId="1C208501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2D42EA4" w14:textId="50A062C7" w:rsidR="00A5654E" w:rsidRPr="003261F4" w:rsidRDefault="00E83730" w:rsidP="00B57D3C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410E1B53" w14:textId="21866AD9" w:rsidR="00A5654E" w:rsidRPr="003261F4" w:rsidRDefault="00E83730" w:rsidP="00B57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553B1F82" w14:textId="663FE77C" w:rsidR="00A5654E" w:rsidRPr="003261F4" w:rsidRDefault="00E83730" w:rsidP="00B57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5834AEB1" w14:textId="19B1F76A" w:rsidR="00A5654E" w:rsidRPr="003261F4" w:rsidRDefault="00E83730" w:rsidP="00B57D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E83730" w:rsidRPr="003261F4" w14:paraId="71AB3996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C246A34" w14:textId="6E5FD17C" w:rsidR="00E83730" w:rsidRPr="003261F4" w:rsidRDefault="00E83730" w:rsidP="00B57D3C">
            <w:pPr>
              <w:jc w:val="center"/>
            </w:pPr>
            <w:r w:rsidRPr="003261F4">
              <w:lastRenderedPageBreak/>
              <w:t>RNF_U_1</w:t>
            </w:r>
          </w:p>
        </w:tc>
        <w:tc>
          <w:tcPr>
            <w:tcW w:w="2398" w:type="dxa"/>
          </w:tcPr>
          <w:p w14:paraId="2C0B193E" w14:textId="26D11303" w:rsidR="00E83730" w:rsidRPr="003261F4" w:rsidRDefault="006D693D" w:rsidP="008B0D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3261F4">
              <w:rPr>
                <w:i/>
                <w:iCs/>
                <w:sz w:val="24"/>
                <w:szCs w:val="20"/>
              </w:rPr>
              <w:t>Semplicità</w:t>
            </w:r>
            <w:r w:rsidR="00B57D3C" w:rsidRPr="003261F4">
              <w:rPr>
                <w:i/>
                <w:iCs/>
                <w:sz w:val="24"/>
                <w:szCs w:val="20"/>
              </w:rPr>
              <w:t xml:space="preserve"> di utilizzo</w:t>
            </w:r>
          </w:p>
        </w:tc>
        <w:tc>
          <w:tcPr>
            <w:tcW w:w="2398" w:type="dxa"/>
          </w:tcPr>
          <w:p w14:paraId="40D43CE2" w14:textId="22F7504A" w:rsidR="00E83730" w:rsidRPr="003261F4" w:rsidRDefault="00B57D3C" w:rsidP="00B57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Il sistema deve permettere agli utenti di essere utilizzato </w:t>
            </w:r>
            <w:r w:rsidR="00EF7877" w:rsidRPr="003261F4">
              <w:rPr>
                <w:sz w:val="24"/>
                <w:szCs w:val="20"/>
              </w:rPr>
              <w:t>da chiunque e non solo da esperti</w:t>
            </w:r>
            <w:r w:rsidR="006C782D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29309061" w14:textId="54974992" w:rsidR="00E83730" w:rsidRPr="003261F4" w:rsidRDefault="00C22931" w:rsidP="00B57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Alta</w:t>
            </w:r>
          </w:p>
        </w:tc>
      </w:tr>
      <w:tr w:rsidR="00973211" w:rsidRPr="003261F4" w14:paraId="4DD011B7" w14:textId="77777777" w:rsidTr="00150017">
        <w:trPr>
          <w:gridAfter w:val="1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5CCBBF3" w14:textId="4EC41956" w:rsidR="00A5654E" w:rsidRPr="003261F4" w:rsidRDefault="00EC1446" w:rsidP="00B57D3C">
            <w:pPr>
              <w:jc w:val="center"/>
            </w:pPr>
            <w:r w:rsidRPr="003261F4">
              <w:t>RNF_U_2</w:t>
            </w:r>
          </w:p>
        </w:tc>
        <w:tc>
          <w:tcPr>
            <w:tcW w:w="2398" w:type="dxa"/>
          </w:tcPr>
          <w:p w14:paraId="3A5318F8" w14:textId="4A49E3B8" w:rsidR="00A5654E" w:rsidRPr="003261F4" w:rsidRDefault="002C25C5" w:rsidP="00B57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Interfaccia Intuitiva</w:t>
            </w:r>
          </w:p>
        </w:tc>
        <w:tc>
          <w:tcPr>
            <w:tcW w:w="2398" w:type="dxa"/>
          </w:tcPr>
          <w:p w14:paraId="20F1A4B5" w14:textId="235585B6" w:rsidR="00A5654E" w:rsidRPr="003261F4" w:rsidRDefault="00701B88" w:rsidP="00B57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L’interfaccia della piattaforma deve essere semplice </w:t>
            </w:r>
            <w:r w:rsidR="00187F00" w:rsidRPr="003261F4">
              <w:rPr>
                <w:sz w:val="24"/>
                <w:szCs w:val="20"/>
              </w:rPr>
              <w:t>e deve utilizzare componenti familiar</w:t>
            </w:r>
            <w:r w:rsidR="00B32C20" w:rsidRPr="003261F4">
              <w:rPr>
                <w:sz w:val="24"/>
                <w:szCs w:val="20"/>
              </w:rPr>
              <w:t>i</w:t>
            </w:r>
            <w:r w:rsidR="00187F00" w:rsidRPr="003261F4">
              <w:rPr>
                <w:sz w:val="24"/>
                <w:szCs w:val="20"/>
              </w:rPr>
              <w:t xml:space="preserve"> per l’utente</w:t>
            </w:r>
            <w:r w:rsidR="006C782D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71487996" w14:textId="5814266D" w:rsidR="00A5654E" w:rsidRPr="003261F4" w:rsidRDefault="00051D3A" w:rsidP="00B57D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Alta</w:t>
            </w:r>
          </w:p>
        </w:tc>
      </w:tr>
      <w:tr w:rsidR="00973211" w:rsidRPr="003261F4" w14:paraId="7042B311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714C807C" w14:textId="6FD9C734" w:rsidR="00A5654E" w:rsidRPr="003261F4" w:rsidRDefault="00EC1446" w:rsidP="00B57D3C">
            <w:pPr>
              <w:jc w:val="center"/>
            </w:pPr>
            <w:r w:rsidRPr="003261F4">
              <w:t>RNF_U_3</w:t>
            </w:r>
          </w:p>
        </w:tc>
        <w:tc>
          <w:tcPr>
            <w:tcW w:w="2398" w:type="dxa"/>
          </w:tcPr>
          <w:p w14:paraId="1EE9F94E" w14:textId="21EDE5C5" w:rsidR="006C0D7A" w:rsidRPr="003261F4" w:rsidRDefault="000A5893" w:rsidP="00A916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Immediatezza d’utilizzo</w:t>
            </w:r>
          </w:p>
        </w:tc>
        <w:tc>
          <w:tcPr>
            <w:tcW w:w="2398" w:type="dxa"/>
          </w:tcPr>
          <w:p w14:paraId="110DDA50" w14:textId="5FE35954" w:rsidR="00A5654E" w:rsidRPr="003261F4" w:rsidRDefault="000A5893" w:rsidP="00B57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Gli utenti del sistema dovranno essere capaci di interagire senza l’uso di un manuale</w:t>
            </w:r>
            <w:r w:rsidR="00EB4B52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5B7CF2A5" w14:textId="2891EC02" w:rsidR="00A5654E" w:rsidRPr="003261F4" w:rsidRDefault="000A5893" w:rsidP="00B57D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</w:tbl>
    <w:p w14:paraId="2B8A0B58" w14:textId="77777777" w:rsidR="00F95E40" w:rsidRPr="003261F4" w:rsidRDefault="00F95E40" w:rsidP="00644D4C"/>
    <w:p w14:paraId="1C87A0C2" w14:textId="728A2843" w:rsidR="00F95E40" w:rsidRPr="003261F4" w:rsidRDefault="0F9E9609" w:rsidP="003B0DC9">
      <w:pPr>
        <w:pStyle w:val="Titolo4"/>
      </w:pPr>
      <w:r>
        <w:t>3.3.2 Affidabilità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C50DF8" w:rsidRPr="003261F4" w14:paraId="4EDB4B5F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0D973CBC" w14:textId="77777777" w:rsidR="00C50DF8" w:rsidRPr="003261F4" w:rsidRDefault="00C50DF8" w:rsidP="002A1529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7E01B968" w14:textId="77777777" w:rsidR="00C50DF8" w:rsidRPr="003261F4" w:rsidRDefault="00C50DF8" w:rsidP="002A15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2332C511" w14:textId="77777777" w:rsidR="00C50DF8" w:rsidRPr="003261F4" w:rsidRDefault="00C50DF8" w:rsidP="002A15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6DBEE16F" w14:textId="77777777" w:rsidR="00C50DF8" w:rsidRPr="003261F4" w:rsidRDefault="00C50DF8" w:rsidP="002A15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C50DF8" w:rsidRPr="003261F4" w14:paraId="2729E9E4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DE752A7" w14:textId="262886C3" w:rsidR="00C50DF8" w:rsidRPr="003261F4" w:rsidRDefault="00C50DF8" w:rsidP="002A1529">
            <w:pPr>
              <w:jc w:val="center"/>
            </w:pPr>
            <w:r w:rsidRPr="003261F4">
              <w:t>RNF_A_1</w:t>
            </w:r>
          </w:p>
        </w:tc>
        <w:tc>
          <w:tcPr>
            <w:tcW w:w="2398" w:type="dxa"/>
          </w:tcPr>
          <w:p w14:paraId="3E5AB406" w14:textId="3FE59FFD" w:rsidR="00C50DF8" w:rsidRPr="003261F4" w:rsidRDefault="0097471D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3261F4">
              <w:rPr>
                <w:i/>
                <w:iCs/>
                <w:sz w:val="24"/>
                <w:szCs w:val="20"/>
              </w:rPr>
              <w:t>Affidabilità del sistema</w:t>
            </w:r>
          </w:p>
        </w:tc>
        <w:tc>
          <w:tcPr>
            <w:tcW w:w="2398" w:type="dxa"/>
          </w:tcPr>
          <w:p w14:paraId="38B91E7A" w14:textId="11A13FBC" w:rsidR="00C50DF8" w:rsidRPr="003261F4" w:rsidRDefault="00C50DF8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Il sistema </w:t>
            </w:r>
            <w:r w:rsidR="0088214C" w:rsidRPr="003261F4">
              <w:rPr>
                <w:sz w:val="24"/>
                <w:szCs w:val="20"/>
              </w:rPr>
              <w:t xml:space="preserve">deve garantire </w:t>
            </w:r>
            <w:r w:rsidR="007449EE" w:rsidRPr="003261F4">
              <w:rPr>
                <w:sz w:val="24"/>
                <w:szCs w:val="20"/>
              </w:rPr>
              <w:t xml:space="preserve">che tutte le operazioni </w:t>
            </w:r>
            <w:r w:rsidR="00074958" w:rsidRPr="003261F4">
              <w:rPr>
                <w:sz w:val="24"/>
                <w:szCs w:val="20"/>
              </w:rPr>
              <w:t>vengano effettuate con successo</w:t>
            </w:r>
            <w:r w:rsidR="00EB4B52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30D2EF0F" w14:textId="4ADF9C1D" w:rsidR="00C50DF8" w:rsidRPr="003261F4" w:rsidRDefault="009C0199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C50DF8" w:rsidRPr="003261F4" w14:paraId="4035B082" w14:textId="77777777" w:rsidTr="00150017">
        <w:trPr>
          <w:gridAfter w:val="1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0DFEA8B2" w14:textId="12566AD6" w:rsidR="00C50DF8" w:rsidRPr="003261F4" w:rsidRDefault="00C50DF8" w:rsidP="002A1529">
            <w:pPr>
              <w:jc w:val="center"/>
            </w:pPr>
            <w:r w:rsidRPr="003261F4">
              <w:t>RNF_A_2</w:t>
            </w:r>
          </w:p>
        </w:tc>
        <w:tc>
          <w:tcPr>
            <w:tcW w:w="2398" w:type="dxa"/>
          </w:tcPr>
          <w:p w14:paraId="7D9A7879" w14:textId="2A601604" w:rsidR="00C50DF8" w:rsidRPr="003261F4" w:rsidRDefault="009D14C9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Gestione eccezioni</w:t>
            </w:r>
          </w:p>
        </w:tc>
        <w:tc>
          <w:tcPr>
            <w:tcW w:w="2398" w:type="dxa"/>
          </w:tcPr>
          <w:p w14:paraId="2A0CA28F" w14:textId="499EF964" w:rsidR="00C50DF8" w:rsidRPr="003261F4" w:rsidRDefault="00732C41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Il sistema notificherà l’utente</w:t>
            </w:r>
            <w:r w:rsidR="00F9202E" w:rsidRPr="003261F4">
              <w:rPr>
                <w:sz w:val="24"/>
                <w:szCs w:val="20"/>
              </w:rPr>
              <w:t xml:space="preserve"> tramite messaggi di errore </w:t>
            </w:r>
            <w:r w:rsidR="00966A6B" w:rsidRPr="003261F4">
              <w:rPr>
                <w:sz w:val="24"/>
                <w:szCs w:val="20"/>
              </w:rPr>
              <w:t xml:space="preserve">per guidare l’utente nella </w:t>
            </w:r>
            <w:r w:rsidR="002C2F19" w:rsidRPr="003261F4">
              <w:rPr>
                <w:sz w:val="24"/>
                <w:szCs w:val="20"/>
              </w:rPr>
              <w:t>risoluzione.</w:t>
            </w:r>
          </w:p>
        </w:tc>
        <w:tc>
          <w:tcPr>
            <w:tcW w:w="2398" w:type="dxa"/>
          </w:tcPr>
          <w:p w14:paraId="41C5114E" w14:textId="77777777" w:rsidR="00C50DF8" w:rsidRPr="003261F4" w:rsidRDefault="00C50DF8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Alta</w:t>
            </w:r>
          </w:p>
        </w:tc>
      </w:tr>
      <w:tr w:rsidR="0001241D" w:rsidRPr="003261F4" w14:paraId="6969F41B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13B9EF5E" w14:textId="461544CD" w:rsidR="0001241D" w:rsidRPr="003261F4" w:rsidRDefault="0001241D" w:rsidP="002A1529">
            <w:pPr>
              <w:jc w:val="center"/>
            </w:pPr>
            <w:r w:rsidRPr="003261F4">
              <w:t>RNF_A_3</w:t>
            </w:r>
          </w:p>
        </w:tc>
        <w:tc>
          <w:tcPr>
            <w:tcW w:w="2398" w:type="dxa"/>
          </w:tcPr>
          <w:p w14:paraId="5F20B1D4" w14:textId="70F71B95" w:rsidR="0001241D" w:rsidRPr="003261F4" w:rsidRDefault="005D7E6E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Gestione delle</w:t>
            </w:r>
            <w:r w:rsidR="00F15F69" w:rsidRPr="003261F4">
              <w:rPr>
                <w:sz w:val="24"/>
                <w:szCs w:val="20"/>
              </w:rPr>
              <w:t xml:space="preserve"> informazioni sensibili</w:t>
            </w:r>
          </w:p>
        </w:tc>
        <w:tc>
          <w:tcPr>
            <w:tcW w:w="2398" w:type="dxa"/>
          </w:tcPr>
          <w:p w14:paraId="0452F334" w14:textId="222B7612" w:rsidR="0001241D" w:rsidRPr="003261F4" w:rsidRDefault="00F15F69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Il sistema gestirà </w:t>
            </w:r>
            <w:r w:rsidR="00030288" w:rsidRPr="003261F4">
              <w:rPr>
                <w:sz w:val="24"/>
                <w:szCs w:val="20"/>
              </w:rPr>
              <w:t>tutte le informazioni sensibili ad alto livello</w:t>
            </w:r>
            <w:r w:rsidR="00FB3C9F" w:rsidRPr="003261F4">
              <w:rPr>
                <w:sz w:val="24"/>
                <w:szCs w:val="20"/>
              </w:rPr>
              <w:t xml:space="preserve"> per g</w:t>
            </w:r>
            <w:r w:rsidR="00653E20" w:rsidRPr="003261F4">
              <w:rPr>
                <w:sz w:val="24"/>
                <w:szCs w:val="20"/>
              </w:rPr>
              <w:t>arantire la sicurezza degli utenti</w:t>
            </w:r>
            <w:r w:rsidR="00030288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7D48B58E" w14:textId="1673CCCD" w:rsidR="0001241D" w:rsidRPr="003261F4" w:rsidRDefault="00653E20" w:rsidP="002A15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Alta</w:t>
            </w:r>
          </w:p>
        </w:tc>
      </w:tr>
      <w:tr w:rsidR="00CD3E85" w:rsidRPr="003261F4" w14:paraId="5F84150A" w14:textId="77777777" w:rsidTr="00150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3AD885DE" w14:textId="75486B4E" w:rsidR="00CD3E85" w:rsidRPr="003261F4" w:rsidRDefault="00CD3E85" w:rsidP="002A1529">
            <w:pPr>
              <w:jc w:val="center"/>
            </w:pPr>
            <w:r w:rsidRPr="003261F4">
              <w:lastRenderedPageBreak/>
              <w:t>RNF_A_4</w:t>
            </w:r>
          </w:p>
        </w:tc>
        <w:tc>
          <w:tcPr>
            <w:tcW w:w="2398" w:type="dxa"/>
          </w:tcPr>
          <w:p w14:paraId="1F945F3B" w14:textId="26DF03F0" w:rsidR="00CD3E85" w:rsidRPr="003261F4" w:rsidRDefault="00484780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Riavvio di sistema. </w:t>
            </w:r>
          </w:p>
        </w:tc>
        <w:tc>
          <w:tcPr>
            <w:tcW w:w="2398" w:type="dxa"/>
          </w:tcPr>
          <w:p w14:paraId="1A161C26" w14:textId="564EA3C1" w:rsidR="00CD3E85" w:rsidRPr="003261F4" w:rsidRDefault="00484780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Il sistema deve garantire la preservazione dello stato in caso di riavvio improvviso</w:t>
            </w:r>
            <w:r w:rsidR="005F163F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  <w:gridSpan w:val="2"/>
          </w:tcPr>
          <w:p w14:paraId="5D429CBE" w14:textId="4EA87986" w:rsidR="00CD3E85" w:rsidRPr="003261F4" w:rsidRDefault="00484780" w:rsidP="002A15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rPr>
                <w:sz w:val="24"/>
                <w:szCs w:val="20"/>
              </w:rPr>
              <w:t>Media</w:t>
            </w:r>
          </w:p>
        </w:tc>
      </w:tr>
    </w:tbl>
    <w:p w14:paraId="7AEAD254" w14:textId="77777777" w:rsidR="003B0DC9" w:rsidRPr="003261F4" w:rsidRDefault="003B0DC9" w:rsidP="003B0DC9"/>
    <w:p w14:paraId="4C6C25D1" w14:textId="373E503A" w:rsidR="00653E20" w:rsidRPr="003261F4" w:rsidRDefault="0F9E9609" w:rsidP="00653E20">
      <w:pPr>
        <w:pStyle w:val="Titolo4"/>
      </w:pPr>
      <w:r>
        <w:t>3.3.3 Performance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390"/>
        <w:gridCol w:w="2384"/>
        <w:gridCol w:w="2447"/>
        <w:gridCol w:w="2379"/>
        <w:gridCol w:w="28"/>
      </w:tblGrid>
      <w:tr w:rsidR="00653E20" w:rsidRPr="003261F4" w14:paraId="3452ABE2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63D43EC" w14:textId="77777777" w:rsidR="00653E20" w:rsidRPr="003261F4" w:rsidRDefault="00653E20" w:rsidP="00CA4EF7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57639444" w14:textId="77777777" w:rsidR="00653E20" w:rsidRPr="003261F4" w:rsidRDefault="00653E20" w:rsidP="00CA4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223BE53F" w14:textId="77777777" w:rsidR="00653E20" w:rsidRPr="003261F4" w:rsidRDefault="00653E20" w:rsidP="00CA4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6ED674FB" w14:textId="77777777" w:rsidR="00653E20" w:rsidRPr="003261F4" w:rsidRDefault="00653E20" w:rsidP="00CA4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653E20" w:rsidRPr="003261F4" w14:paraId="7DA2AF81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298C9C0" w14:textId="3B3B854B" w:rsidR="00653E20" w:rsidRPr="003261F4" w:rsidRDefault="00653E20" w:rsidP="00CA4EF7">
            <w:pPr>
              <w:jc w:val="center"/>
            </w:pPr>
            <w:r w:rsidRPr="003261F4">
              <w:t>RNF_P_1</w:t>
            </w:r>
          </w:p>
        </w:tc>
        <w:tc>
          <w:tcPr>
            <w:tcW w:w="2398" w:type="dxa"/>
          </w:tcPr>
          <w:p w14:paraId="1A80C3FD" w14:textId="64AEBAFB" w:rsidR="00653E20" w:rsidRPr="003261F4" w:rsidRDefault="009336FB" w:rsidP="00CA4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3261F4">
              <w:rPr>
                <w:i/>
                <w:iCs/>
                <w:sz w:val="24"/>
                <w:szCs w:val="20"/>
              </w:rPr>
              <w:t>Tempo di Risposta</w:t>
            </w:r>
          </w:p>
        </w:tc>
        <w:tc>
          <w:tcPr>
            <w:tcW w:w="2398" w:type="dxa"/>
          </w:tcPr>
          <w:p w14:paraId="58EB7057" w14:textId="08099439" w:rsidR="00653E20" w:rsidRPr="003261F4" w:rsidRDefault="000032F3" w:rsidP="00CA4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Il sistema garantirà una risposta </w:t>
            </w:r>
            <w:r w:rsidR="00E324A4" w:rsidRPr="003261F4">
              <w:rPr>
                <w:sz w:val="24"/>
                <w:szCs w:val="20"/>
              </w:rPr>
              <w:t>d</w:t>
            </w:r>
            <w:r w:rsidR="00154962" w:rsidRPr="003261F4">
              <w:rPr>
                <w:sz w:val="24"/>
                <w:szCs w:val="20"/>
              </w:rPr>
              <w:t>elle operazioni</w:t>
            </w:r>
            <w:r w:rsidR="00E324A4" w:rsidRPr="003261F4">
              <w:rPr>
                <w:sz w:val="24"/>
                <w:szCs w:val="20"/>
              </w:rPr>
              <w:t xml:space="preserve"> massimo 5 ms.</w:t>
            </w:r>
          </w:p>
        </w:tc>
        <w:tc>
          <w:tcPr>
            <w:tcW w:w="2398" w:type="dxa"/>
          </w:tcPr>
          <w:p w14:paraId="5B41929E" w14:textId="08FED796" w:rsidR="000030D3" w:rsidRPr="003261F4" w:rsidRDefault="00653E20" w:rsidP="000030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441D98" w:rsidRPr="003261F4" w14:paraId="171AC1B1" w14:textId="77777777" w:rsidTr="00150017">
        <w:trPr>
          <w:gridAfter w:val="1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3615ADA" w14:textId="6B088F9E" w:rsidR="00441D98" w:rsidRPr="003261F4" w:rsidRDefault="00441D98" w:rsidP="00CA4EF7">
            <w:pPr>
              <w:jc w:val="center"/>
            </w:pPr>
            <w:r w:rsidRPr="003261F4">
              <w:t>RNF_P_2</w:t>
            </w:r>
          </w:p>
        </w:tc>
        <w:tc>
          <w:tcPr>
            <w:tcW w:w="2398" w:type="dxa"/>
          </w:tcPr>
          <w:p w14:paraId="08E72F3F" w14:textId="3C6CADBF" w:rsidR="00441D98" w:rsidRPr="003261F4" w:rsidRDefault="00441D98" w:rsidP="00CA4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0"/>
              </w:rPr>
            </w:pPr>
            <w:r w:rsidRPr="003261F4">
              <w:rPr>
                <w:i/>
                <w:iCs/>
                <w:sz w:val="24"/>
                <w:szCs w:val="20"/>
              </w:rPr>
              <w:t>Disponibilità</w:t>
            </w:r>
          </w:p>
        </w:tc>
        <w:tc>
          <w:tcPr>
            <w:tcW w:w="2398" w:type="dxa"/>
          </w:tcPr>
          <w:p w14:paraId="280C3365" w14:textId="390499C9" w:rsidR="00441D98" w:rsidRPr="003261F4" w:rsidRDefault="00C7082A" w:rsidP="00CA4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Il sistema dovrà essere disponibile 24 ore su 24.</w:t>
            </w:r>
          </w:p>
        </w:tc>
        <w:tc>
          <w:tcPr>
            <w:tcW w:w="2398" w:type="dxa"/>
          </w:tcPr>
          <w:p w14:paraId="771C634F" w14:textId="0502A62B" w:rsidR="00441D98" w:rsidRPr="003261F4" w:rsidRDefault="00C7082A" w:rsidP="000030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  <w:tr w:rsidR="00653E20" w:rsidRPr="003261F4" w14:paraId="0BF56D17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533EE95" w14:textId="7156D4F8" w:rsidR="00653E20" w:rsidRPr="003261F4" w:rsidRDefault="00653E20" w:rsidP="00CA4EF7">
            <w:pPr>
              <w:jc w:val="center"/>
            </w:pPr>
            <w:r w:rsidRPr="003261F4">
              <w:t>RNF_P_</w:t>
            </w:r>
            <w:r w:rsidR="00441D98" w:rsidRPr="003261F4">
              <w:t>3</w:t>
            </w:r>
          </w:p>
        </w:tc>
        <w:tc>
          <w:tcPr>
            <w:tcW w:w="2398" w:type="dxa"/>
          </w:tcPr>
          <w:p w14:paraId="1454BAC0" w14:textId="45B7CD36" w:rsidR="00653E20" w:rsidRPr="003261F4" w:rsidRDefault="009336FB" w:rsidP="00CA4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Sistema Responsive</w:t>
            </w:r>
          </w:p>
        </w:tc>
        <w:tc>
          <w:tcPr>
            <w:tcW w:w="2398" w:type="dxa"/>
          </w:tcPr>
          <w:p w14:paraId="118D0B74" w14:textId="3D769A7D" w:rsidR="00653E20" w:rsidRPr="003261F4" w:rsidRDefault="00D07839" w:rsidP="00CA4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L’interfaccia grafica del</w:t>
            </w:r>
            <w:r w:rsidR="00653E20" w:rsidRPr="003261F4">
              <w:rPr>
                <w:sz w:val="24"/>
                <w:szCs w:val="20"/>
              </w:rPr>
              <w:t xml:space="preserve"> </w:t>
            </w:r>
            <w:r w:rsidR="007932E4" w:rsidRPr="003261F4">
              <w:rPr>
                <w:sz w:val="24"/>
                <w:szCs w:val="20"/>
              </w:rPr>
              <w:t>sistema</w:t>
            </w:r>
            <w:r w:rsidR="00653E20" w:rsidRPr="003261F4">
              <w:rPr>
                <w:sz w:val="24"/>
                <w:szCs w:val="20"/>
              </w:rPr>
              <w:t xml:space="preserve"> </w:t>
            </w:r>
            <w:r w:rsidR="009336FB" w:rsidRPr="003261F4">
              <w:rPr>
                <w:sz w:val="24"/>
                <w:szCs w:val="20"/>
              </w:rPr>
              <w:t>si adatterà a ogni tipo di schermo.</w:t>
            </w:r>
          </w:p>
        </w:tc>
        <w:tc>
          <w:tcPr>
            <w:tcW w:w="2398" w:type="dxa"/>
          </w:tcPr>
          <w:p w14:paraId="6AFD215A" w14:textId="1700CB61" w:rsidR="00653E20" w:rsidRPr="003261F4" w:rsidRDefault="009336FB" w:rsidP="00CA4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  <w:tr w:rsidR="00653E20" w:rsidRPr="003261F4" w14:paraId="192805F0" w14:textId="77777777" w:rsidTr="00150017">
        <w:trPr>
          <w:gridAfter w:val="1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166B457" w14:textId="2FB72888" w:rsidR="00653E20" w:rsidRPr="003261F4" w:rsidRDefault="00653E20" w:rsidP="00CA4EF7">
            <w:pPr>
              <w:jc w:val="center"/>
            </w:pPr>
            <w:r w:rsidRPr="003261F4">
              <w:t>RNF_P_</w:t>
            </w:r>
            <w:r w:rsidR="00441D98" w:rsidRPr="003261F4">
              <w:t>4</w:t>
            </w:r>
          </w:p>
        </w:tc>
        <w:tc>
          <w:tcPr>
            <w:tcW w:w="2398" w:type="dxa"/>
          </w:tcPr>
          <w:p w14:paraId="3C215528" w14:textId="3DB45516" w:rsidR="00653E20" w:rsidRPr="003261F4" w:rsidRDefault="00336CB8" w:rsidP="00CA4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>Navigazione concorrente</w:t>
            </w:r>
          </w:p>
        </w:tc>
        <w:tc>
          <w:tcPr>
            <w:tcW w:w="2398" w:type="dxa"/>
          </w:tcPr>
          <w:p w14:paraId="65CCBA6B" w14:textId="6BFCA4E4" w:rsidR="00653E20" w:rsidRPr="003261F4" w:rsidRDefault="00653E20" w:rsidP="00CA4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3261F4">
              <w:rPr>
                <w:sz w:val="24"/>
                <w:szCs w:val="20"/>
              </w:rPr>
              <w:t xml:space="preserve">Il sistema </w:t>
            </w:r>
            <w:r w:rsidR="00336CB8" w:rsidRPr="003261F4">
              <w:rPr>
                <w:sz w:val="24"/>
                <w:szCs w:val="20"/>
              </w:rPr>
              <w:t xml:space="preserve">garantirà </w:t>
            </w:r>
            <w:r w:rsidR="000F108C" w:rsidRPr="003261F4">
              <w:rPr>
                <w:sz w:val="24"/>
                <w:szCs w:val="20"/>
              </w:rPr>
              <w:t xml:space="preserve">che il sistema funzioni fino a </w:t>
            </w:r>
            <w:r w:rsidR="000F77AA" w:rsidRPr="003261F4">
              <w:rPr>
                <w:sz w:val="24"/>
                <w:szCs w:val="20"/>
              </w:rPr>
              <w:t>5000 utenti connessi contemporaneamente</w:t>
            </w:r>
            <w:r w:rsidR="005F163F" w:rsidRPr="003261F4">
              <w:rPr>
                <w:sz w:val="24"/>
                <w:szCs w:val="20"/>
              </w:rPr>
              <w:t>.</w:t>
            </w:r>
          </w:p>
        </w:tc>
        <w:tc>
          <w:tcPr>
            <w:tcW w:w="2398" w:type="dxa"/>
          </w:tcPr>
          <w:p w14:paraId="7A18815F" w14:textId="77777777" w:rsidR="00653E20" w:rsidRPr="003261F4" w:rsidRDefault="00653E20" w:rsidP="00CA4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Alta</w:t>
            </w:r>
          </w:p>
        </w:tc>
      </w:tr>
    </w:tbl>
    <w:p w14:paraId="4075E7BF" w14:textId="77777777" w:rsidR="00653E20" w:rsidRPr="003261F4" w:rsidRDefault="00653E20" w:rsidP="00653E20"/>
    <w:p w14:paraId="223B7946" w14:textId="77777777" w:rsidR="00E4717C" w:rsidRPr="003261F4" w:rsidRDefault="00E4717C" w:rsidP="00653E20"/>
    <w:p w14:paraId="092A461A" w14:textId="3AC92AD5" w:rsidR="00564054" w:rsidRPr="003261F4" w:rsidRDefault="0F9E9609" w:rsidP="00564054">
      <w:pPr>
        <w:pStyle w:val="Titolo4"/>
      </w:pPr>
      <w:r>
        <w:t xml:space="preserve">3.3.4 </w:t>
      </w:r>
      <w:proofErr w:type="spellStart"/>
      <w:r>
        <w:t>Supportabilità</w:t>
      </w:r>
      <w:proofErr w:type="spellEnd"/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CA6209" w:rsidRPr="003261F4" w14:paraId="12EF9ADB" w14:textId="77777777" w:rsidTr="00F60A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79F656B7" w14:textId="77777777" w:rsidR="00CA6209" w:rsidRPr="003261F4" w:rsidRDefault="00CA6209" w:rsidP="003072AC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7A69A1D7" w14:textId="77777777" w:rsidR="00CA6209" w:rsidRPr="003261F4" w:rsidRDefault="00CA6209" w:rsidP="003072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41729C95" w14:textId="77777777" w:rsidR="00CA6209" w:rsidRPr="003261F4" w:rsidRDefault="00CA6209" w:rsidP="003072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64EDD41F" w14:textId="77777777" w:rsidR="00CA6209" w:rsidRPr="003261F4" w:rsidRDefault="00CA6209" w:rsidP="003072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CA6209" w:rsidRPr="003261F4" w14:paraId="25AC456B" w14:textId="77777777" w:rsidTr="00F60A0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0D148520" w14:textId="3D3B3DAD" w:rsidR="00CA6209" w:rsidRPr="003261F4" w:rsidRDefault="00CA6209" w:rsidP="003072AC">
            <w:pPr>
              <w:jc w:val="center"/>
            </w:pPr>
            <w:r w:rsidRPr="003261F4">
              <w:t>RNF_S_1</w:t>
            </w:r>
          </w:p>
        </w:tc>
        <w:tc>
          <w:tcPr>
            <w:tcW w:w="2398" w:type="dxa"/>
          </w:tcPr>
          <w:p w14:paraId="6743CDA0" w14:textId="13670FAA" w:rsidR="00CA6209" w:rsidRPr="003261F4" w:rsidRDefault="006A592F" w:rsidP="003072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3261F4">
              <w:rPr>
                <w:i/>
                <w:sz w:val="24"/>
                <w:szCs w:val="20"/>
              </w:rPr>
              <w:t xml:space="preserve">Estendibilità </w:t>
            </w:r>
          </w:p>
        </w:tc>
        <w:tc>
          <w:tcPr>
            <w:tcW w:w="2398" w:type="dxa"/>
          </w:tcPr>
          <w:p w14:paraId="2F346B63" w14:textId="4A033185" w:rsidR="00CA6209" w:rsidRPr="003261F4" w:rsidRDefault="006A592F" w:rsidP="003072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Il sistema sarà sviluppato seguendo gli standard pi</w:t>
            </w:r>
            <w:r w:rsidR="00F66D8C" w:rsidRPr="003261F4">
              <w:rPr>
                <w:sz w:val="24"/>
                <w:szCs w:val="24"/>
              </w:rPr>
              <w:t xml:space="preserve">ù diffusi per garantire </w:t>
            </w:r>
            <w:r w:rsidR="00037B41" w:rsidRPr="003261F4">
              <w:rPr>
                <w:sz w:val="24"/>
                <w:szCs w:val="24"/>
              </w:rPr>
              <w:t xml:space="preserve">che </w:t>
            </w:r>
            <w:r w:rsidR="00037B41" w:rsidRPr="003261F4">
              <w:rPr>
                <w:sz w:val="24"/>
                <w:szCs w:val="24"/>
              </w:rPr>
              <w:lastRenderedPageBreak/>
              <w:t>possa essere esteso in futuro.</w:t>
            </w:r>
          </w:p>
        </w:tc>
        <w:tc>
          <w:tcPr>
            <w:tcW w:w="2398" w:type="dxa"/>
          </w:tcPr>
          <w:p w14:paraId="09087CE6" w14:textId="296AF112" w:rsidR="00CA6209" w:rsidRPr="003261F4" w:rsidRDefault="00037B41" w:rsidP="003072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lastRenderedPageBreak/>
              <w:t>Media</w:t>
            </w:r>
          </w:p>
        </w:tc>
      </w:tr>
      <w:tr w:rsidR="00CA6209" w:rsidRPr="003261F4" w14:paraId="7256F572" w14:textId="77777777" w:rsidTr="00F60A06">
        <w:trPr>
          <w:gridAfter w:val="1"/>
          <w:wAfter w:w="2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5CEFE6BF" w14:textId="0A1C1C69" w:rsidR="00CA6209" w:rsidRPr="003261F4" w:rsidRDefault="00CA6209" w:rsidP="003072AC">
            <w:pPr>
              <w:jc w:val="center"/>
            </w:pPr>
            <w:r w:rsidRPr="003261F4">
              <w:t>RNF_S_2</w:t>
            </w:r>
          </w:p>
        </w:tc>
        <w:tc>
          <w:tcPr>
            <w:tcW w:w="2398" w:type="dxa"/>
          </w:tcPr>
          <w:p w14:paraId="7A741529" w14:textId="6B827050" w:rsidR="00CA6209" w:rsidRPr="003261F4" w:rsidRDefault="006C6A71" w:rsidP="003072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Manutenibilità</w:t>
            </w:r>
          </w:p>
        </w:tc>
        <w:tc>
          <w:tcPr>
            <w:tcW w:w="2398" w:type="dxa"/>
          </w:tcPr>
          <w:p w14:paraId="525CB5B0" w14:textId="724F6C5A" w:rsidR="00CA6209" w:rsidRPr="003261F4" w:rsidRDefault="00AB6840" w:rsidP="003072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Il sistema dovrà essere sviluppato seguendo i principali standards per la buona manutenibilità</w:t>
            </w:r>
            <w:r w:rsidR="005F163F" w:rsidRPr="003261F4">
              <w:rPr>
                <w:sz w:val="24"/>
                <w:szCs w:val="24"/>
              </w:rPr>
              <w:t>.</w:t>
            </w:r>
          </w:p>
        </w:tc>
        <w:tc>
          <w:tcPr>
            <w:tcW w:w="2398" w:type="dxa"/>
          </w:tcPr>
          <w:p w14:paraId="49B2FB13" w14:textId="7852BE61" w:rsidR="00CA6209" w:rsidRPr="003261F4" w:rsidRDefault="00AB6840" w:rsidP="003072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Bassa</w:t>
            </w:r>
          </w:p>
        </w:tc>
      </w:tr>
    </w:tbl>
    <w:p w14:paraId="4BED0339" w14:textId="77777777" w:rsidR="00564054" w:rsidRPr="003261F4" w:rsidRDefault="00564054" w:rsidP="00564054"/>
    <w:p w14:paraId="0B9CEAAD" w14:textId="4C63C35B" w:rsidR="008F5B09" w:rsidRPr="003261F4" w:rsidRDefault="0F9E9609" w:rsidP="00861BAA">
      <w:pPr>
        <w:pStyle w:val="Titolo4"/>
      </w:pPr>
      <w:r>
        <w:t>3.3.5 Implementazione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1842"/>
        <w:gridCol w:w="4252"/>
        <w:gridCol w:w="1100"/>
        <w:gridCol w:w="28"/>
      </w:tblGrid>
      <w:tr w:rsidR="00861BAA" w:rsidRPr="003261F4" w14:paraId="0AADA581" w14:textId="77777777" w:rsidTr="11804C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75ECC96" w14:textId="77777777" w:rsidR="00861BAA" w:rsidRPr="003261F4" w:rsidRDefault="00861BAA" w:rsidP="00EC4D9C">
            <w:pPr>
              <w:jc w:val="center"/>
            </w:pPr>
            <w:r w:rsidRPr="003261F4">
              <w:t>ID</w:t>
            </w:r>
          </w:p>
        </w:tc>
        <w:tc>
          <w:tcPr>
            <w:tcW w:w="1842" w:type="dxa"/>
          </w:tcPr>
          <w:p w14:paraId="3ADB7C3F" w14:textId="77777777" w:rsidR="00861BAA" w:rsidRPr="003261F4" w:rsidRDefault="00861BAA" w:rsidP="00EC4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4252" w:type="dxa"/>
          </w:tcPr>
          <w:p w14:paraId="113A49FE" w14:textId="77777777" w:rsidR="00861BAA" w:rsidRPr="003261F4" w:rsidRDefault="00861BAA" w:rsidP="00EC4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1128" w:type="dxa"/>
            <w:gridSpan w:val="2"/>
          </w:tcPr>
          <w:p w14:paraId="0435453B" w14:textId="77777777" w:rsidR="00861BAA" w:rsidRPr="003261F4" w:rsidRDefault="00861BAA" w:rsidP="00EC4D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861BAA" w:rsidRPr="003261F4" w14:paraId="1313DBBD" w14:textId="77777777" w:rsidTr="11804C8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2B2FAC3" w14:textId="3D9B8374" w:rsidR="00861BAA" w:rsidRPr="003261F4" w:rsidRDefault="00861BAA" w:rsidP="00EC4D9C">
            <w:pPr>
              <w:jc w:val="center"/>
            </w:pPr>
            <w:r w:rsidRPr="003261F4">
              <w:t>RNF_I</w:t>
            </w:r>
            <w:r w:rsidR="008D53F2" w:rsidRPr="003261F4">
              <w:t>M</w:t>
            </w:r>
            <w:r w:rsidRPr="003261F4">
              <w:t>_1</w:t>
            </w:r>
          </w:p>
        </w:tc>
        <w:tc>
          <w:tcPr>
            <w:tcW w:w="1842" w:type="dxa"/>
          </w:tcPr>
          <w:p w14:paraId="674AEDD1" w14:textId="6B513BDB" w:rsidR="00861BAA" w:rsidRPr="003261F4" w:rsidRDefault="11804C82" w:rsidP="11804C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11804C82">
              <w:rPr>
                <w:i/>
                <w:iCs/>
                <w:sz w:val="24"/>
                <w:szCs w:val="24"/>
              </w:rPr>
              <w:t xml:space="preserve">Pattern Three </w:t>
            </w:r>
            <w:proofErr w:type="spellStart"/>
            <w:r w:rsidRPr="11804C82">
              <w:rPr>
                <w:i/>
                <w:iCs/>
                <w:sz w:val="24"/>
                <w:szCs w:val="24"/>
              </w:rPr>
              <w:t>Tier</w:t>
            </w:r>
            <w:proofErr w:type="spellEnd"/>
            <w:r w:rsidRPr="11804C8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4252" w:type="dxa"/>
          </w:tcPr>
          <w:p w14:paraId="4092691B" w14:textId="088E44BA" w:rsidR="00861BAA" w:rsidRPr="003261F4" w:rsidRDefault="11804C82" w:rsidP="00E474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11804C82">
              <w:rPr>
                <w:sz w:val="24"/>
                <w:szCs w:val="24"/>
              </w:rPr>
              <w:t>Il software, una piattaforma web-</w:t>
            </w:r>
            <w:proofErr w:type="spellStart"/>
            <w:r w:rsidRPr="11804C82">
              <w:rPr>
                <w:sz w:val="24"/>
                <w:szCs w:val="24"/>
              </w:rPr>
              <w:t>based</w:t>
            </w:r>
            <w:proofErr w:type="spellEnd"/>
            <w:r w:rsidRPr="11804C82">
              <w:rPr>
                <w:sz w:val="24"/>
                <w:szCs w:val="24"/>
              </w:rPr>
              <w:t xml:space="preserve">, verrà sviluppato secondo il pattern Three </w:t>
            </w:r>
            <w:proofErr w:type="spellStart"/>
            <w:r w:rsidRPr="11804C82">
              <w:rPr>
                <w:sz w:val="24"/>
                <w:szCs w:val="24"/>
              </w:rPr>
              <w:t>Tier</w:t>
            </w:r>
            <w:proofErr w:type="spellEnd"/>
            <w:r w:rsidRPr="11804C82">
              <w:rPr>
                <w:sz w:val="24"/>
                <w:szCs w:val="24"/>
              </w:rPr>
              <w:t>, che rende la struttura del codice più semplice e flessibile. Gli utenti, quindi, potranno accedervi tramite qualsiasi tipo di dispositivo dotato di un browser web.</w:t>
            </w:r>
          </w:p>
        </w:tc>
        <w:tc>
          <w:tcPr>
            <w:tcW w:w="1100" w:type="dxa"/>
          </w:tcPr>
          <w:p w14:paraId="4BD70627" w14:textId="00DA4E3D" w:rsidR="00861BAA" w:rsidRPr="003261F4" w:rsidRDefault="000F1E1E" w:rsidP="00EC4D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F154AA" w:rsidRPr="003261F4" w14:paraId="3DFF2213" w14:textId="77777777" w:rsidTr="11804C82">
        <w:trPr>
          <w:gridAfter w:val="1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DCA7CB2" w14:textId="3E4FAA99" w:rsidR="00F154AA" w:rsidRPr="003261F4" w:rsidRDefault="00F154AA" w:rsidP="00EC4D9C">
            <w:pPr>
              <w:jc w:val="center"/>
            </w:pPr>
            <w:r w:rsidRPr="003261F4">
              <w:t>RNF_IM_</w:t>
            </w:r>
            <w:r w:rsidR="000002A5" w:rsidRPr="003261F4">
              <w:t>2</w:t>
            </w:r>
          </w:p>
        </w:tc>
        <w:tc>
          <w:tcPr>
            <w:tcW w:w="1842" w:type="dxa"/>
          </w:tcPr>
          <w:p w14:paraId="6C1E8D55" w14:textId="387D0D8D" w:rsidR="00F154AA" w:rsidRPr="003261F4" w:rsidRDefault="00F154AA" w:rsidP="00EC4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4"/>
                <w:szCs w:val="20"/>
              </w:rPr>
            </w:pPr>
            <w:r w:rsidRPr="003261F4">
              <w:rPr>
                <w:i/>
                <w:iCs/>
                <w:sz w:val="24"/>
                <w:szCs w:val="20"/>
              </w:rPr>
              <w:t xml:space="preserve">Test Case </w:t>
            </w:r>
          </w:p>
        </w:tc>
        <w:tc>
          <w:tcPr>
            <w:tcW w:w="4252" w:type="dxa"/>
          </w:tcPr>
          <w:p w14:paraId="6B20D975" w14:textId="248129FF" w:rsidR="00F154AA" w:rsidRPr="003261F4" w:rsidRDefault="00F154AA" w:rsidP="00E474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 xml:space="preserve">Il testing dovrà garantire una </w:t>
            </w:r>
            <w:proofErr w:type="spellStart"/>
            <w:r w:rsidRPr="003261F4">
              <w:rPr>
                <w:sz w:val="24"/>
                <w:szCs w:val="24"/>
              </w:rPr>
              <w:t>branch</w:t>
            </w:r>
            <w:proofErr w:type="spellEnd"/>
            <w:r w:rsidRPr="003261F4">
              <w:rPr>
                <w:sz w:val="24"/>
                <w:szCs w:val="24"/>
              </w:rPr>
              <w:t xml:space="preserve"> coverage del 75%.</w:t>
            </w:r>
          </w:p>
        </w:tc>
        <w:tc>
          <w:tcPr>
            <w:tcW w:w="1100" w:type="dxa"/>
          </w:tcPr>
          <w:p w14:paraId="664346C7" w14:textId="5EA1E759" w:rsidR="00F154AA" w:rsidRPr="003261F4" w:rsidRDefault="00CE38FE" w:rsidP="00EC4D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</w:tbl>
    <w:p w14:paraId="4BDF6EE1" w14:textId="77777777" w:rsidR="00861BAA" w:rsidRPr="003261F4" w:rsidRDefault="00861BAA" w:rsidP="00861BAA"/>
    <w:p w14:paraId="740E7FA4" w14:textId="77777777" w:rsidR="00F3618E" w:rsidRPr="003261F4" w:rsidRDefault="00F3618E" w:rsidP="00861BAA"/>
    <w:p w14:paraId="1CBA0B95" w14:textId="35BFBA7A" w:rsidR="00F3618E" w:rsidRPr="003261F4" w:rsidRDefault="0F9E9609" w:rsidP="00422224">
      <w:pPr>
        <w:pStyle w:val="Titolo4"/>
      </w:pPr>
      <w:r>
        <w:t>3.3.6 Interfaccia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F3618E" w:rsidRPr="003261F4" w14:paraId="65A7BD08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44DC4770" w14:textId="77777777" w:rsidR="00F3618E" w:rsidRPr="003261F4" w:rsidRDefault="00F3618E" w:rsidP="00D10530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51AD7CD0" w14:textId="77777777" w:rsidR="00F3618E" w:rsidRPr="003261F4" w:rsidRDefault="00F3618E" w:rsidP="00D10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079A2257" w14:textId="77777777" w:rsidR="00F3618E" w:rsidRPr="003261F4" w:rsidRDefault="00F3618E" w:rsidP="00D10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3F2410DD" w14:textId="77777777" w:rsidR="00F3618E" w:rsidRPr="003261F4" w:rsidRDefault="00F3618E" w:rsidP="00D105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F3618E" w:rsidRPr="003261F4" w14:paraId="698F765D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6F0BD86F" w14:textId="3AEE1843" w:rsidR="00F3618E" w:rsidRPr="003261F4" w:rsidRDefault="00F3618E" w:rsidP="00D10530">
            <w:pPr>
              <w:jc w:val="center"/>
            </w:pPr>
            <w:r w:rsidRPr="003261F4">
              <w:t>RNF_I</w:t>
            </w:r>
            <w:r w:rsidR="00422224" w:rsidRPr="003261F4">
              <w:t>N</w:t>
            </w:r>
            <w:r w:rsidRPr="003261F4">
              <w:t>_1</w:t>
            </w:r>
          </w:p>
        </w:tc>
        <w:tc>
          <w:tcPr>
            <w:tcW w:w="2398" w:type="dxa"/>
          </w:tcPr>
          <w:p w14:paraId="347B162F" w14:textId="23BDC916" w:rsidR="00F3618E" w:rsidRPr="003261F4" w:rsidRDefault="00516771" w:rsidP="00D10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0"/>
              </w:rPr>
            </w:pPr>
            <w:r w:rsidRPr="003261F4">
              <w:rPr>
                <w:i/>
                <w:iCs/>
                <w:sz w:val="24"/>
                <w:szCs w:val="20"/>
              </w:rPr>
              <w:t>Servizio Database</w:t>
            </w:r>
          </w:p>
        </w:tc>
        <w:tc>
          <w:tcPr>
            <w:tcW w:w="2398" w:type="dxa"/>
          </w:tcPr>
          <w:p w14:paraId="710EC64A" w14:textId="52FD0238" w:rsidR="00F3618E" w:rsidRPr="003261F4" w:rsidRDefault="00F3618E" w:rsidP="00D10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 xml:space="preserve">Il sistema </w:t>
            </w:r>
            <w:r w:rsidR="00D83E14" w:rsidRPr="003261F4">
              <w:rPr>
                <w:sz w:val="24"/>
                <w:szCs w:val="24"/>
              </w:rPr>
              <w:t>utilizzerà il database</w:t>
            </w:r>
            <w:r w:rsidR="00193805" w:rsidRPr="003261F4">
              <w:rPr>
                <w:sz w:val="24"/>
                <w:szCs w:val="24"/>
              </w:rPr>
              <w:t xml:space="preserve"> </w:t>
            </w:r>
            <w:r w:rsidR="00516771" w:rsidRPr="003261F4">
              <w:rPr>
                <w:sz w:val="24"/>
                <w:szCs w:val="24"/>
              </w:rPr>
              <w:t>di tipo</w:t>
            </w:r>
            <w:r w:rsidR="00193805" w:rsidRPr="003261F4">
              <w:rPr>
                <w:sz w:val="24"/>
                <w:szCs w:val="24"/>
              </w:rPr>
              <w:t xml:space="preserve"> </w:t>
            </w:r>
            <w:proofErr w:type="spellStart"/>
            <w:r w:rsidR="008D543D" w:rsidRPr="003261F4">
              <w:rPr>
                <w:sz w:val="24"/>
                <w:szCs w:val="24"/>
              </w:rPr>
              <w:t>MySql</w:t>
            </w:r>
            <w:proofErr w:type="spellEnd"/>
            <w:r w:rsidR="00193805" w:rsidRPr="003261F4">
              <w:rPr>
                <w:sz w:val="24"/>
                <w:szCs w:val="24"/>
              </w:rPr>
              <w:t>.</w:t>
            </w:r>
          </w:p>
        </w:tc>
        <w:tc>
          <w:tcPr>
            <w:tcW w:w="2398" w:type="dxa"/>
          </w:tcPr>
          <w:p w14:paraId="5ED9EE15" w14:textId="34A40A6C" w:rsidR="00F3618E" w:rsidRPr="003261F4" w:rsidRDefault="00B862E2" w:rsidP="00D105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Media</w:t>
            </w:r>
          </w:p>
        </w:tc>
      </w:tr>
    </w:tbl>
    <w:p w14:paraId="752CEE99" w14:textId="77777777" w:rsidR="00564054" w:rsidRPr="003261F4" w:rsidRDefault="00564054" w:rsidP="00564054"/>
    <w:p w14:paraId="365B2EFA" w14:textId="3DBBCB43" w:rsidR="00620D07" w:rsidRPr="003261F4" w:rsidRDefault="0F9E9609" w:rsidP="00EC777C">
      <w:pPr>
        <w:pStyle w:val="Titolo4"/>
      </w:pPr>
      <w:r>
        <w:t>3.3.7 Packaging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EC777C" w:rsidRPr="003261F4" w14:paraId="69143EDB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4A43A1E" w14:textId="77777777" w:rsidR="00EC777C" w:rsidRPr="003261F4" w:rsidRDefault="00EC777C" w:rsidP="00BA1CC6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4B564952" w14:textId="77777777" w:rsidR="00EC777C" w:rsidRPr="003261F4" w:rsidRDefault="00EC777C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4847A003" w14:textId="77777777" w:rsidR="00EC777C" w:rsidRPr="003261F4" w:rsidRDefault="00EC777C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7ED26907" w14:textId="77777777" w:rsidR="00EC777C" w:rsidRPr="003261F4" w:rsidRDefault="00EC777C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EC777C" w:rsidRPr="003261F4" w14:paraId="4275103A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05B45EA3" w14:textId="4EB357F9" w:rsidR="00EC777C" w:rsidRPr="003261F4" w:rsidRDefault="00EC777C" w:rsidP="00BA1CC6">
            <w:pPr>
              <w:jc w:val="center"/>
            </w:pPr>
            <w:r w:rsidRPr="003261F4">
              <w:t>RNF_</w:t>
            </w:r>
            <w:r w:rsidR="005639B6" w:rsidRPr="003261F4">
              <w:t>P</w:t>
            </w:r>
            <w:r w:rsidR="005B660C">
              <w:t>A</w:t>
            </w:r>
            <w:r w:rsidRPr="003261F4">
              <w:t>_</w:t>
            </w:r>
            <w:r w:rsidR="00D362AE" w:rsidRPr="003261F4">
              <w:t>1</w:t>
            </w:r>
          </w:p>
        </w:tc>
        <w:tc>
          <w:tcPr>
            <w:tcW w:w="2398" w:type="dxa"/>
          </w:tcPr>
          <w:p w14:paraId="739F3920" w14:textId="4187A344" w:rsidR="00EC777C" w:rsidRPr="003261F4" w:rsidRDefault="00D362AE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3261F4">
              <w:rPr>
                <w:i/>
                <w:sz w:val="24"/>
                <w:szCs w:val="24"/>
              </w:rPr>
              <w:t>Applicazione Web</w:t>
            </w:r>
          </w:p>
        </w:tc>
        <w:tc>
          <w:tcPr>
            <w:tcW w:w="2398" w:type="dxa"/>
          </w:tcPr>
          <w:p w14:paraId="3E5F7D62" w14:textId="1F6055C4" w:rsidR="00EC777C" w:rsidRPr="003261F4" w:rsidRDefault="00920076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 xml:space="preserve">Il sistema dovrà essere disponibile </w:t>
            </w:r>
            <w:r w:rsidRPr="003261F4">
              <w:rPr>
                <w:sz w:val="24"/>
                <w:szCs w:val="24"/>
              </w:rPr>
              <w:lastRenderedPageBreak/>
              <w:t>tramite pagina web da qualsiasi dispositivo.</w:t>
            </w:r>
          </w:p>
        </w:tc>
        <w:tc>
          <w:tcPr>
            <w:tcW w:w="2398" w:type="dxa"/>
          </w:tcPr>
          <w:p w14:paraId="7059DCB5" w14:textId="78D3E932" w:rsidR="00EC777C" w:rsidRPr="003261F4" w:rsidRDefault="3CB532D4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lastRenderedPageBreak/>
              <w:t>Media</w:t>
            </w:r>
          </w:p>
        </w:tc>
      </w:tr>
    </w:tbl>
    <w:p w14:paraId="519013E7" w14:textId="77777777" w:rsidR="002428F0" w:rsidRPr="003261F4" w:rsidRDefault="002428F0" w:rsidP="00087FD3"/>
    <w:p w14:paraId="215CAD2A" w14:textId="4D2F519D" w:rsidR="006E1C7E" w:rsidRPr="003261F4" w:rsidRDefault="0F9E9609" w:rsidP="006E1C7E">
      <w:pPr>
        <w:pStyle w:val="Titolo4"/>
      </w:pPr>
      <w:r>
        <w:t>3.3.8 Legal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6"/>
        <w:gridCol w:w="2398"/>
        <w:gridCol w:w="2398"/>
        <w:gridCol w:w="2398"/>
        <w:gridCol w:w="28"/>
      </w:tblGrid>
      <w:tr w:rsidR="002428F0" w:rsidRPr="003261F4" w14:paraId="06FC3C9C" w14:textId="77777777" w:rsidTr="00150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1C966B90" w14:textId="77777777" w:rsidR="002428F0" w:rsidRPr="003261F4" w:rsidRDefault="002428F0" w:rsidP="00BA1CC6">
            <w:pPr>
              <w:jc w:val="center"/>
            </w:pPr>
            <w:r w:rsidRPr="003261F4">
              <w:t>ID</w:t>
            </w:r>
          </w:p>
        </w:tc>
        <w:tc>
          <w:tcPr>
            <w:tcW w:w="2398" w:type="dxa"/>
          </w:tcPr>
          <w:p w14:paraId="51A93E17" w14:textId="77777777" w:rsidR="002428F0" w:rsidRPr="003261F4" w:rsidRDefault="002428F0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Nome</w:t>
            </w:r>
          </w:p>
        </w:tc>
        <w:tc>
          <w:tcPr>
            <w:tcW w:w="2398" w:type="dxa"/>
          </w:tcPr>
          <w:p w14:paraId="64BFDCD5" w14:textId="77777777" w:rsidR="002428F0" w:rsidRPr="003261F4" w:rsidRDefault="002428F0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  <w:tc>
          <w:tcPr>
            <w:tcW w:w="2426" w:type="dxa"/>
            <w:gridSpan w:val="2"/>
          </w:tcPr>
          <w:p w14:paraId="2F87C779" w14:textId="77777777" w:rsidR="002428F0" w:rsidRPr="003261F4" w:rsidRDefault="002428F0" w:rsidP="00BA1C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Priorità</w:t>
            </w:r>
          </w:p>
        </w:tc>
      </w:tr>
      <w:tr w:rsidR="00A74D86" w:rsidRPr="003261F4" w14:paraId="74D748FD" w14:textId="77777777" w:rsidTr="001500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8" w:type="dxa"/>
          <w:trHeight w:val="7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0C38891C" w14:textId="6DEDA560" w:rsidR="00A74D86" w:rsidRPr="003261F4" w:rsidRDefault="00A74D86" w:rsidP="00BA1CC6">
            <w:pPr>
              <w:jc w:val="center"/>
            </w:pPr>
            <w:r w:rsidRPr="003261F4">
              <w:t>RNF_L_</w:t>
            </w:r>
            <w:r w:rsidR="0042268C" w:rsidRPr="003261F4">
              <w:t>1</w:t>
            </w:r>
          </w:p>
        </w:tc>
        <w:tc>
          <w:tcPr>
            <w:tcW w:w="2398" w:type="dxa"/>
          </w:tcPr>
          <w:p w14:paraId="6FF0A1CE" w14:textId="016416ED" w:rsidR="00A74D86" w:rsidRPr="003261F4" w:rsidRDefault="00FA5853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Rispetto delle Leggi</w:t>
            </w:r>
          </w:p>
        </w:tc>
        <w:tc>
          <w:tcPr>
            <w:tcW w:w="2398" w:type="dxa"/>
          </w:tcPr>
          <w:p w14:paraId="7D7C433C" w14:textId="1FEB635F" w:rsidR="00A74D86" w:rsidRPr="003261F4" w:rsidRDefault="00FA5853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L’applicazione garantirà il rispetto delle leggi in materia di privacy, specificatamente del regolamento UE 2016/679 in materia di protezione e trattamento dei dati personali.</w:t>
            </w:r>
          </w:p>
        </w:tc>
        <w:tc>
          <w:tcPr>
            <w:tcW w:w="2398" w:type="dxa"/>
          </w:tcPr>
          <w:p w14:paraId="232C481D" w14:textId="7130AD62" w:rsidR="00A74D86" w:rsidRPr="003261F4" w:rsidRDefault="00531D22" w:rsidP="00BA1C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</w:tbl>
    <w:p w14:paraId="1B52147F" w14:textId="77777777" w:rsidR="002428F0" w:rsidRPr="003261F4" w:rsidRDefault="002428F0" w:rsidP="00EC777C"/>
    <w:p w14:paraId="29849093" w14:textId="6FC640C4" w:rsidR="00644D4C" w:rsidRPr="003261F4" w:rsidRDefault="0F9E9609" w:rsidP="00A87BC4">
      <w:pPr>
        <w:pStyle w:val="Titolo3"/>
      </w:pPr>
      <w:bookmarkStart w:id="16" w:name="_Toc95649707"/>
      <w:r>
        <w:t>3.4 Modello del Sistema</w:t>
      </w:r>
      <w:bookmarkEnd w:id="16"/>
      <w:r>
        <w:t xml:space="preserve"> </w:t>
      </w:r>
    </w:p>
    <w:p w14:paraId="60B9188C" w14:textId="6839A04B" w:rsidR="00834CE3" w:rsidRPr="003261F4" w:rsidRDefault="00B447EA" w:rsidP="00644D4C">
      <w:r w:rsidRPr="003261F4">
        <w:t xml:space="preserve">In questa sezione sono descritti </w:t>
      </w:r>
      <w:r w:rsidR="00517D5E" w:rsidRPr="003261F4">
        <w:t>diversi modelli del sistema</w:t>
      </w:r>
      <w:r w:rsidR="00DC686E" w:rsidRPr="003261F4">
        <w:t xml:space="preserve">: </w:t>
      </w:r>
      <w:r w:rsidR="00F0343D" w:rsidRPr="003261F4">
        <w:t>gli scenari di utilizzo del sistema, i diagrammi ad oggetti, il modello dei casi d’uso e il modello dinamico.</w:t>
      </w:r>
    </w:p>
    <w:p w14:paraId="09B0137E" w14:textId="52155C46" w:rsidR="005835A2" w:rsidRPr="003261F4" w:rsidRDefault="0F9E9609" w:rsidP="00CC2D3F">
      <w:pPr>
        <w:pStyle w:val="Titolo3"/>
        <w:numPr>
          <w:ilvl w:val="2"/>
          <w:numId w:val="21"/>
        </w:numPr>
      </w:pPr>
      <w:bookmarkStart w:id="17" w:name="_Toc95649708"/>
      <w:r>
        <w:t>Scenari</w:t>
      </w:r>
      <w:bookmarkEnd w:id="17"/>
    </w:p>
    <w:p w14:paraId="717A08B4" w14:textId="54A14C7D" w:rsidR="005835A2" w:rsidRPr="003261F4" w:rsidRDefault="0F9E9609" w:rsidP="00315023">
      <w:pPr>
        <w:pStyle w:val="Titolo4"/>
      </w:pPr>
      <w:r>
        <w:t>SC_GU: Scenari gestione utente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79"/>
        <w:gridCol w:w="3823"/>
        <w:gridCol w:w="3816"/>
      </w:tblGrid>
      <w:tr w:rsidR="00642CEC" w:rsidRPr="003261F4" w14:paraId="43DC640A" w14:textId="6DC4C3DA" w:rsidTr="1AB6C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E14E94" w14:textId="77777777" w:rsidR="00642CEC" w:rsidRPr="003261F4" w:rsidRDefault="00642CEC" w:rsidP="008C4B66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4990676C" w14:textId="44E69654" w:rsidR="00642CEC" w:rsidRPr="003261F4" w:rsidRDefault="1AB6C2A4" w:rsidP="008C4B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1AB6C2A4">
              <w:rPr>
                <w:sz w:val="24"/>
                <w:szCs w:val="24"/>
              </w:rPr>
              <w:t>SC_GU1 Registrazione cliente</w:t>
            </w:r>
          </w:p>
        </w:tc>
      </w:tr>
      <w:tr w:rsidR="00642CEC" w:rsidRPr="003261F4" w14:paraId="03718E1F" w14:textId="50903C2C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F6AA3F" w14:textId="77777777" w:rsidR="00642CEC" w:rsidRPr="003261F4" w:rsidRDefault="00642CEC" w:rsidP="008C4B66">
            <w:r w:rsidRPr="003261F4">
              <w:t>Attori partecipanti</w:t>
            </w:r>
          </w:p>
        </w:tc>
        <w:tc>
          <w:tcPr>
            <w:tcW w:w="7648" w:type="dxa"/>
            <w:gridSpan w:val="2"/>
          </w:tcPr>
          <w:p w14:paraId="32084CA8" w14:textId="7C7706DC" w:rsidR="00642CEC" w:rsidRPr="003261F4" w:rsidRDefault="003E28FA" w:rsidP="008C4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Mario</w:t>
            </w:r>
            <w:r w:rsidR="00FA0077" w:rsidRPr="003261F4">
              <w:t xml:space="preserve">: </w:t>
            </w:r>
            <w:r w:rsidRPr="003261F4">
              <w:t>O</w:t>
            </w:r>
            <w:r w:rsidR="00FA0077" w:rsidRPr="003261F4">
              <w:t>spite</w:t>
            </w:r>
          </w:p>
        </w:tc>
      </w:tr>
      <w:tr w:rsidR="00E75277" w:rsidRPr="003261F4" w14:paraId="013365D7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2474BB5F" w14:textId="111E3DCD" w:rsidR="00E75277" w:rsidRPr="003261F4" w:rsidRDefault="00E75277" w:rsidP="008C4B66">
            <w:pPr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</w:tc>
        <w:tc>
          <w:tcPr>
            <w:tcW w:w="3827" w:type="dxa"/>
          </w:tcPr>
          <w:p w14:paraId="2D44E7AE" w14:textId="1B2AB123" w:rsidR="00E75277" w:rsidRPr="00E73354" w:rsidRDefault="00416226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i/>
                <w:iCs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Ospite</w:t>
            </w:r>
          </w:p>
        </w:tc>
        <w:tc>
          <w:tcPr>
            <w:tcW w:w="3821" w:type="dxa"/>
          </w:tcPr>
          <w:p w14:paraId="4778D294" w14:textId="7748C26B" w:rsidR="00E75277" w:rsidRPr="00E73354" w:rsidRDefault="00FD5D29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i/>
                <w:iCs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Sistema</w:t>
            </w:r>
          </w:p>
        </w:tc>
      </w:tr>
      <w:tr w:rsidR="00642CEC" w:rsidRPr="003261F4" w14:paraId="44946BE9" w14:textId="15AAD014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665DA82" w14:textId="4C8BFF2C" w:rsidR="00642CEC" w:rsidRPr="003261F4" w:rsidRDefault="00642CEC" w:rsidP="008C4B66"/>
        </w:tc>
        <w:tc>
          <w:tcPr>
            <w:tcW w:w="3827" w:type="dxa"/>
          </w:tcPr>
          <w:p w14:paraId="47A57629" w14:textId="01FDB653" w:rsidR="0080351D" w:rsidRPr="003261F4" w:rsidRDefault="003E28FA" w:rsidP="00A615B1">
            <w:pPr>
              <w:pStyle w:val="Paragrafoelenco"/>
              <w:ind w:left="39" w:firstLin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1F4">
              <w:t>Mario</w:t>
            </w:r>
            <w:r w:rsidR="00EE5B9D" w:rsidRPr="003261F4">
              <w:t>, appassionato di tecnologia</w:t>
            </w:r>
            <w:r w:rsidR="0017549E" w:rsidRPr="003261F4">
              <w:t>,</w:t>
            </w:r>
            <w:r w:rsidR="009E0E12" w:rsidRPr="003261F4">
              <w:t xml:space="preserve"> </w:t>
            </w:r>
            <w:r w:rsidR="005D2FE1" w:rsidRPr="003261F4">
              <w:t>ha deciso</w:t>
            </w:r>
            <w:r w:rsidR="00803D30" w:rsidRPr="003261F4">
              <w:t xml:space="preserve"> di </w:t>
            </w:r>
            <w:r w:rsidR="0071499E" w:rsidRPr="003261F4">
              <w:t xml:space="preserve">registrarsi alla piattaforma </w:t>
            </w:r>
            <w:r w:rsidR="00F954F4" w:rsidRPr="003261F4">
              <w:t xml:space="preserve">come cliente </w:t>
            </w:r>
            <w:r w:rsidR="0071499E" w:rsidRPr="003261F4">
              <w:t>per acquistare un pc.</w:t>
            </w:r>
            <w:r w:rsidR="009E0E12" w:rsidRPr="003261F4">
              <w:t xml:space="preserve"> </w:t>
            </w:r>
            <w:r w:rsidR="00694347" w:rsidRPr="003261F4">
              <w:t>Si collega alla pia</w:t>
            </w:r>
            <w:r w:rsidR="00B62D00" w:rsidRPr="003261F4">
              <w:t xml:space="preserve">ttaforma </w:t>
            </w:r>
            <w:r w:rsidR="00B62D00" w:rsidRPr="003261F4">
              <w:lastRenderedPageBreak/>
              <w:t>per</w:t>
            </w:r>
            <w:r w:rsidR="009E0E12" w:rsidRPr="003261F4">
              <w:t xml:space="preserve"> </w:t>
            </w:r>
            <w:r w:rsidR="00891696" w:rsidRPr="003261F4">
              <w:t>andare sulla pagina di registrazio</w:t>
            </w:r>
            <w:r w:rsidR="00557413" w:rsidRPr="003261F4">
              <w:t>ne</w:t>
            </w:r>
            <w:r w:rsidR="00F954F4" w:rsidRPr="003261F4">
              <w:t xml:space="preserve"> per i clienti</w:t>
            </w:r>
            <w:r w:rsidR="00557413" w:rsidRPr="003261F4">
              <w:t>.</w:t>
            </w:r>
            <w:r w:rsidR="009E0E12" w:rsidRPr="003261F4">
              <w:t xml:space="preserve"> </w:t>
            </w:r>
          </w:p>
        </w:tc>
        <w:tc>
          <w:tcPr>
            <w:tcW w:w="3821" w:type="dxa"/>
          </w:tcPr>
          <w:p w14:paraId="255B8F47" w14:textId="5CB1C42F" w:rsidR="00642CEC" w:rsidRPr="003261F4" w:rsidRDefault="00642CEC" w:rsidP="0080351D">
            <w:pPr>
              <w:pStyle w:val="Paragrafoelenc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30EA" w:rsidRPr="003261F4" w14:paraId="1DA401CE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83699A8" w14:textId="77777777" w:rsidR="005130EA" w:rsidRPr="003261F4" w:rsidRDefault="005130EA" w:rsidP="008C4B66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71B1A190" w14:textId="3CC50ECB" w:rsidR="005130EA" w:rsidRPr="003261F4" w:rsidRDefault="005130EA" w:rsidP="00557413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469001DB" w14:textId="06B3BC7A" w:rsidR="005130EA" w:rsidRPr="003261F4" w:rsidRDefault="0048301C" w:rsidP="005574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restituisce una pagina </w:t>
            </w:r>
            <w:r w:rsidR="00331D1C" w:rsidRPr="003261F4">
              <w:t xml:space="preserve">dove inserire i propri dati </w:t>
            </w:r>
            <w:r w:rsidRPr="003261F4">
              <w:t xml:space="preserve">per </w:t>
            </w:r>
            <w:r w:rsidR="00331D1C" w:rsidRPr="003261F4">
              <w:t>potersi registrare come clienti</w:t>
            </w:r>
            <w:r w:rsidRPr="003261F4">
              <w:t>.</w:t>
            </w:r>
          </w:p>
        </w:tc>
      </w:tr>
      <w:tr w:rsidR="0080351D" w:rsidRPr="003261F4" w14:paraId="5A20C781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8B0D6A1" w14:textId="77777777" w:rsidR="0080351D" w:rsidRPr="003261F4" w:rsidRDefault="0080351D" w:rsidP="008C4B66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0FACC8A" w14:textId="54FE70F6" w:rsidR="0080351D" w:rsidRPr="003261F4" w:rsidRDefault="00A05E6D" w:rsidP="00A615B1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Mario</w:t>
            </w:r>
            <w:r w:rsidR="00D4672F" w:rsidRPr="003261F4">
              <w:t xml:space="preserve"> compila il </w:t>
            </w:r>
            <w:proofErr w:type="spellStart"/>
            <w:r w:rsidR="00D4672F" w:rsidRPr="003261F4">
              <w:t>form</w:t>
            </w:r>
            <w:proofErr w:type="spellEnd"/>
            <w:r w:rsidR="00D4672F" w:rsidRPr="003261F4">
              <w:t xml:space="preserve"> inserendo: </w:t>
            </w:r>
            <w:r w:rsidR="002354EF" w:rsidRPr="003261F4">
              <w:t>“</w:t>
            </w:r>
            <w:proofErr w:type="spellStart"/>
            <w:r w:rsidR="002354EF" w:rsidRPr="003261F4">
              <w:t>m</w:t>
            </w:r>
            <w:r w:rsidR="00C527B4" w:rsidRPr="003261F4">
              <w:t>.ario</w:t>
            </w:r>
            <w:proofErr w:type="spellEnd"/>
            <w:r w:rsidR="002354EF" w:rsidRPr="003261F4">
              <w:t>”</w:t>
            </w:r>
            <w:r w:rsidR="00772318" w:rsidRPr="003261F4">
              <w:t xml:space="preserve"> </w:t>
            </w:r>
            <w:r w:rsidR="002354EF" w:rsidRPr="003261F4">
              <w:t>come username</w:t>
            </w:r>
            <w:r w:rsidR="005F0AF4" w:rsidRPr="003261F4">
              <w:t xml:space="preserve">, </w:t>
            </w:r>
            <w:hyperlink r:id="rId13" w:history="1">
              <w:r w:rsidR="00216D60" w:rsidRPr="003261F4">
                <w:rPr>
                  <w:rStyle w:val="Collegamentoipertestuale"/>
                  <w:u w:val="none"/>
                </w:rPr>
                <w:t>m.ario@gmail.com</w:t>
              </w:r>
            </w:hyperlink>
            <w:r w:rsidR="00216D60" w:rsidRPr="003261F4">
              <w:t xml:space="preserve"> com</w:t>
            </w:r>
            <w:r w:rsidR="009B4EF1" w:rsidRPr="003261F4">
              <w:t>e</w:t>
            </w:r>
            <w:r w:rsidR="00216D60" w:rsidRPr="003261F4">
              <w:t xml:space="preserve"> </w:t>
            </w:r>
            <w:proofErr w:type="gramStart"/>
            <w:r w:rsidR="00216D60" w:rsidRPr="003261F4">
              <w:t>email</w:t>
            </w:r>
            <w:proofErr w:type="gramEnd"/>
            <w:r w:rsidR="009B4EF1" w:rsidRPr="003261F4">
              <w:t>, “</w:t>
            </w:r>
            <w:r w:rsidR="00D12FE3" w:rsidRPr="003261F4">
              <w:t>password</w:t>
            </w:r>
            <w:r w:rsidR="009B4EF1" w:rsidRPr="003261F4">
              <w:t>”</w:t>
            </w:r>
            <w:r w:rsidR="00306AC4" w:rsidRPr="003261F4">
              <w:t xml:space="preserve"> come password</w:t>
            </w:r>
            <w:r w:rsidR="00A91A61" w:rsidRPr="003261F4">
              <w:t xml:space="preserve">, </w:t>
            </w:r>
          </w:p>
          <w:p w14:paraId="1A1A96CB" w14:textId="1B5AF920" w:rsidR="00A91A61" w:rsidRPr="003261F4" w:rsidRDefault="00A91A61" w:rsidP="00A615B1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“Mario Rossi” come nome</w:t>
            </w:r>
            <w:r w:rsidR="00A24313" w:rsidRPr="003261F4">
              <w:t xml:space="preserve"> e</w:t>
            </w:r>
            <w:r w:rsidRPr="003261F4">
              <w:t xml:space="preserve"> cognome</w:t>
            </w:r>
            <w:r w:rsidR="003B0F52" w:rsidRPr="003261F4">
              <w:t xml:space="preserve">, </w:t>
            </w:r>
            <w:r w:rsidR="00E97C38" w:rsidRPr="003261F4">
              <w:t>“01-01-19</w:t>
            </w:r>
            <w:r w:rsidR="00CE7744" w:rsidRPr="003261F4">
              <w:t>91</w:t>
            </w:r>
            <w:r w:rsidR="00E97C38" w:rsidRPr="003261F4">
              <w:t>”</w:t>
            </w:r>
            <w:r w:rsidR="00CE05F6" w:rsidRPr="003261F4">
              <w:t xml:space="preserve"> come data di nascita</w:t>
            </w:r>
            <w:r w:rsidR="00A94E28" w:rsidRPr="003261F4">
              <w:t>,</w:t>
            </w:r>
          </w:p>
          <w:p w14:paraId="03268528" w14:textId="77EAD840" w:rsidR="0080351D" w:rsidRPr="003261F4" w:rsidRDefault="00CE05F6" w:rsidP="00A615B1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“</w:t>
            </w:r>
            <w:r w:rsidR="00253C30" w:rsidRPr="003261F4">
              <w:t xml:space="preserve">Firenze, Firenze, Via </w:t>
            </w:r>
            <w:r w:rsidR="00342695" w:rsidRPr="003261F4">
              <w:t>Sant’Egidio 20</w:t>
            </w:r>
            <w:r w:rsidR="008D6407" w:rsidRPr="003261F4">
              <w:t>”</w:t>
            </w:r>
            <w:r w:rsidR="008F3432" w:rsidRPr="003261F4">
              <w:t xml:space="preserve"> </w:t>
            </w:r>
            <w:r w:rsidR="005F6CAA" w:rsidRPr="003261F4">
              <w:t>come indirizzo</w:t>
            </w:r>
            <w:r w:rsidR="008F3432" w:rsidRPr="003261F4">
              <w:t xml:space="preserve">, </w:t>
            </w:r>
            <w:r w:rsidR="008D6407" w:rsidRPr="003261F4">
              <w:t>“33333</w:t>
            </w:r>
            <w:r w:rsidR="00431D20" w:rsidRPr="003261F4">
              <w:t>33333” come cellulare</w:t>
            </w:r>
            <w:r w:rsidR="008F3432" w:rsidRPr="003261F4">
              <w:t>.</w:t>
            </w:r>
            <w:r w:rsidR="00525574" w:rsidRPr="003261F4">
              <w:t xml:space="preserve"> Pasquale conferma </w:t>
            </w:r>
            <w:r w:rsidR="003B1072" w:rsidRPr="003261F4">
              <w:t xml:space="preserve">la </w:t>
            </w:r>
            <w:r w:rsidR="009E1FB5" w:rsidRPr="003261F4">
              <w:t>registrazione.</w:t>
            </w:r>
          </w:p>
        </w:tc>
        <w:tc>
          <w:tcPr>
            <w:tcW w:w="3821" w:type="dxa"/>
          </w:tcPr>
          <w:p w14:paraId="77CEF884" w14:textId="77777777" w:rsidR="0080351D" w:rsidRPr="003261F4" w:rsidRDefault="0080351D" w:rsidP="00246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351D" w:rsidRPr="003261F4" w14:paraId="7DA0DC8E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B771D68" w14:textId="77777777" w:rsidR="0080351D" w:rsidRPr="003261F4" w:rsidRDefault="0080351D" w:rsidP="008C4B66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63AFFB77" w14:textId="798DD186" w:rsidR="0080351D" w:rsidRPr="003261F4" w:rsidRDefault="0080351D" w:rsidP="0026753A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714EF884" w14:textId="3338C138" w:rsidR="0080351D" w:rsidRPr="003261F4" w:rsidRDefault="002914B2" w:rsidP="00A615B1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controlla che </w:t>
            </w:r>
            <w:r w:rsidR="005A5E1C" w:rsidRPr="003261F4">
              <w:t xml:space="preserve">tutti </w:t>
            </w:r>
            <w:r w:rsidRPr="003261F4">
              <w:t>i dati siano inseri</w:t>
            </w:r>
            <w:r w:rsidR="002338C9" w:rsidRPr="003261F4">
              <w:t>ti</w:t>
            </w:r>
            <w:r w:rsidR="00D40CB2" w:rsidRPr="003261F4">
              <w:t>, verifica che l’username non sia</w:t>
            </w:r>
            <w:r w:rsidR="00FC40B8" w:rsidRPr="003261F4">
              <w:t xml:space="preserve"> già</w:t>
            </w:r>
            <w:r w:rsidR="00D40CB2" w:rsidRPr="003261F4">
              <w:t xml:space="preserve"> </w:t>
            </w:r>
            <w:r w:rsidR="00520488" w:rsidRPr="003261F4">
              <w:t>esistente</w:t>
            </w:r>
            <w:r w:rsidR="00D40CB2" w:rsidRPr="003261F4">
              <w:t xml:space="preserve"> e che le password</w:t>
            </w:r>
            <w:r w:rsidR="002338C9" w:rsidRPr="003261F4">
              <w:t xml:space="preserve"> </w:t>
            </w:r>
            <w:r w:rsidR="00520488" w:rsidRPr="003261F4">
              <w:t>coincidano.</w:t>
            </w:r>
            <w:r w:rsidR="00DF6774" w:rsidRPr="003261F4">
              <w:t xml:space="preserve"> Il sistema infine comunica </w:t>
            </w:r>
            <w:r w:rsidR="00FC40B8" w:rsidRPr="003261F4">
              <w:t xml:space="preserve">a Mario </w:t>
            </w:r>
            <w:r w:rsidR="00DF6774" w:rsidRPr="003261F4">
              <w:t xml:space="preserve">che la registrazione è </w:t>
            </w:r>
            <w:r w:rsidR="005515BE" w:rsidRPr="003261F4">
              <w:t xml:space="preserve">stata </w:t>
            </w:r>
            <w:r w:rsidR="00DF6774" w:rsidRPr="003261F4">
              <w:t>effet</w:t>
            </w:r>
            <w:r w:rsidR="001C63D2" w:rsidRPr="003261F4">
              <w:t>tua</w:t>
            </w:r>
            <w:r w:rsidR="0019429C" w:rsidRPr="003261F4">
              <w:t>ta</w:t>
            </w:r>
            <w:r w:rsidR="00FC40B8" w:rsidRPr="003261F4">
              <w:t xml:space="preserve"> con successo</w:t>
            </w:r>
            <w:r w:rsidR="005515BE" w:rsidRPr="003261F4">
              <w:t>.</w:t>
            </w:r>
          </w:p>
        </w:tc>
      </w:tr>
    </w:tbl>
    <w:p w14:paraId="74837ECA" w14:textId="2C237D2B" w:rsidR="00356C80" w:rsidRPr="003261F4" w:rsidRDefault="00356C80" w:rsidP="00E500A0"/>
    <w:p w14:paraId="329A203E" w14:textId="02DACC3A" w:rsidR="00A21447" w:rsidRPr="003261F4" w:rsidRDefault="00A21447" w:rsidP="00E500A0"/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79"/>
        <w:gridCol w:w="3821"/>
        <w:gridCol w:w="3818"/>
      </w:tblGrid>
      <w:tr w:rsidR="00DF2E84" w:rsidRPr="003261F4" w14:paraId="514FD0FB" w14:textId="77777777" w:rsidTr="1AB6C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6738933" w14:textId="77777777" w:rsidR="00DF2E84" w:rsidRPr="003261F4" w:rsidRDefault="00DF2E84" w:rsidP="00081083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59634B62" w14:textId="1A5EC9A2" w:rsidR="00DF2E84" w:rsidRPr="003261F4" w:rsidRDefault="1AB6C2A4" w:rsidP="000810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1AB6C2A4">
              <w:rPr>
                <w:sz w:val="24"/>
                <w:szCs w:val="24"/>
              </w:rPr>
              <w:t>SC_GU2 Registrazione venditore</w:t>
            </w:r>
          </w:p>
        </w:tc>
      </w:tr>
      <w:tr w:rsidR="00DF2E84" w:rsidRPr="003261F4" w14:paraId="3A732500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1119FA" w14:textId="77777777" w:rsidR="00DF2E84" w:rsidRPr="003261F4" w:rsidRDefault="00DF2E84" w:rsidP="00081083">
            <w:r w:rsidRPr="003261F4">
              <w:lastRenderedPageBreak/>
              <w:t>Attori partecipanti</w:t>
            </w:r>
          </w:p>
        </w:tc>
        <w:tc>
          <w:tcPr>
            <w:tcW w:w="7648" w:type="dxa"/>
            <w:gridSpan w:val="2"/>
          </w:tcPr>
          <w:p w14:paraId="711E8221" w14:textId="40218BC6" w:rsidR="00DF2E84" w:rsidRPr="003261F4" w:rsidRDefault="00DF2E84" w:rsidP="00081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Matteo: </w:t>
            </w:r>
            <w:r w:rsidR="00132C08" w:rsidRPr="003261F4">
              <w:t>Ospite</w:t>
            </w:r>
            <w:r w:rsidRPr="003261F4">
              <w:t xml:space="preserve"> </w:t>
            </w:r>
          </w:p>
        </w:tc>
      </w:tr>
      <w:tr w:rsidR="00F2602A" w:rsidRPr="003261F4" w14:paraId="4D71462A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1E58E15A" w14:textId="46F60E66" w:rsidR="00F2602A" w:rsidRPr="003261F4" w:rsidRDefault="00F2602A" w:rsidP="00081083">
            <w:pPr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</w:tc>
        <w:tc>
          <w:tcPr>
            <w:tcW w:w="3824" w:type="dxa"/>
          </w:tcPr>
          <w:p w14:paraId="52CA0346" w14:textId="46C32FC9" w:rsidR="00F2602A" w:rsidRPr="003261F4" w:rsidRDefault="00E75277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Ospite</w:t>
            </w:r>
          </w:p>
        </w:tc>
        <w:tc>
          <w:tcPr>
            <w:tcW w:w="3824" w:type="dxa"/>
          </w:tcPr>
          <w:p w14:paraId="2AEC7C82" w14:textId="220D56F5" w:rsidR="00F2602A" w:rsidRPr="00E73354" w:rsidRDefault="00E75277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i/>
                <w:iCs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Sistema</w:t>
            </w:r>
          </w:p>
        </w:tc>
      </w:tr>
      <w:tr w:rsidR="00DF2E84" w:rsidRPr="003261F4" w14:paraId="2DD90946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E5F31F6" w14:textId="2F2259BB" w:rsidR="00DF2E84" w:rsidRPr="003261F4" w:rsidRDefault="00DF2E84" w:rsidP="00081083"/>
        </w:tc>
        <w:tc>
          <w:tcPr>
            <w:tcW w:w="3824" w:type="dxa"/>
          </w:tcPr>
          <w:p w14:paraId="12574202" w14:textId="37E55855" w:rsidR="00DF2E84" w:rsidRPr="003261F4" w:rsidRDefault="00DF2E84" w:rsidP="00DF2E84">
            <w:pPr>
              <w:pStyle w:val="Paragrafoelenco"/>
              <w:ind w:left="3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1. Matteo</w:t>
            </w:r>
            <w:r w:rsidR="004E47BE" w:rsidRPr="003261F4">
              <w:t xml:space="preserve"> </w:t>
            </w:r>
            <w:r w:rsidR="00D70F9B" w:rsidRPr="003261F4">
              <w:t>venditore</w:t>
            </w:r>
            <w:r w:rsidR="005A1BAD" w:rsidRPr="003261F4">
              <w:t xml:space="preserve"> di elettrodomestici decide di registrarsi </w:t>
            </w:r>
            <w:r w:rsidR="00354510" w:rsidRPr="003261F4">
              <w:t>alla piattaforma come venditore, in modo da poter caricare i suoi prodotti.</w:t>
            </w:r>
            <w:r w:rsidR="000C5EFF" w:rsidRPr="003261F4">
              <w:t xml:space="preserve"> Si collega al sito per andare nella sezione registrazione come venditore</w:t>
            </w:r>
          </w:p>
          <w:p w14:paraId="45926E80" w14:textId="48ABF9E8" w:rsidR="00DF2E84" w:rsidRPr="003261F4" w:rsidRDefault="00DF2E84" w:rsidP="00DF2E84">
            <w:pPr>
              <w:pStyle w:val="Paragrafoelenco"/>
              <w:ind w:left="3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51185746" w14:textId="19D494B7" w:rsidR="00DF2E84" w:rsidRPr="003261F4" w:rsidRDefault="00DF2E84" w:rsidP="00DF2E84">
            <w:pPr>
              <w:pStyle w:val="Paragrafoelenco"/>
              <w:ind w:left="3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E84" w:rsidRPr="003261F4" w14:paraId="2DEE2250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7A458B08" w14:textId="77777777" w:rsidR="00DF2E84" w:rsidRPr="003261F4" w:rsidRDefault="00DF2E84" w:rsidP="00081083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58F3B27B" w14:textId="77777777" w:rsidR="00DF2E84" w:rsidRPr="003261F4" w:rsidRDefault="00DF2E84" w:rsidP="0056271C">
            <w:pPr>
              <w:pStyle w:val="Paragrafoelenco"/>
              <w:ind w:lef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18130D33" w14:textId="17DC7079" w:rsidR="00DF2E84" w:rsidRPr="003261F4" w:rsidRDefault="000C5EFF" w:rsidP="00DF2E84">
            <w:pPr>
              <w:pStyle w:val="Paragrafoelenco"/>
              <w:ind w:lef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restituisce una pagina dove inserire i propri dati per potersi registrare come venditore.</w:t>
            </w:r>
          </w:p>
        </w:tc>
      </w:tr>
      <w:tr w:rsidR="00DF2E84" w:rsidRPr="003261F4" w14:paraId="1C49EDC1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23A7272A" w14:textId="77777777" w:rsidR="00DF2E84" w:rsidRPr="003261F4" w:rsidRDefault="00DF2E84" w:rsidP="00081083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3A4AD2FE" w14:textId="0597254A" w:rsidR="000C5EFF" w:rsidRPr="003261F4" w:rsidRDefault="000C5EFF" w:rsidP="000C5EFF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Matteo compila il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inserendo: “</w:t>
            </w:r>
            <w:proofErr w:type="spellStart"/>
            <w:proofErr w:type="gramStart"/>
            <w:r w:rsidRPr="003261F4">
              <w:t>m.atteo</w:t>
            </w:r>
            <w:proofErr w:type="spellEnd"/>
            <w:proofErr w:type="gramEnd"/>
            <w:r w:rsidRPr="003261F4">
              <w:t xml:space="preserve">” come username, </w:t>
            </w:r>
            <w:hyperlink r:id="rId14" w:history="1">
              <w:r w:rsidRPr="003261F4">
                <w:rPr>
                  <w:rStyle w:val="Collegamentoipertestuale"/>
                  <w:u w:val="none"/>
                </w:rPr>
                <w:t>m.atteo@gmail.com</w:t>
              </w:r>
            </w:hyperlink>
            <w:r w:rsidRPr="003261F4">
              <w:t xml:space="preserve"> come email, “password” come password, </w:t>
            </w:r>
          </w:p>
          <w:p w14:paraId="638D1FF4" w14:textId="05A50B2A" w:rsidR="000C5EFF" w:rsidRPr="003261F4" w:rsidRDefault="000C5EFF" w:rsidP="000C5EFF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“Matteo Bianchi” come nome e cognome, “02-02-1992” come data di nascita,</w:t>
            </w:r>
          </w:p>
          <w:p w14:paraId="5E963067" w14:textId="028EFB18" w:rsidR="00DF2E84" w:rsidRPr="003261F4" w:rsidRDefault="000C5EFF" w:rsidP="00B74C95">
            <w:pPr>
              <w:pStyle w:val="Paragrafoelenco"/>
              <w:ind w:left="3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“</w:t>
            </w:r>
            <w:r w:rsidR="00B74C95" w:rsidRPr="003261F4">
              <w:t>Padova</w:t>
            </w:r>
            <w:r w:rsidRPr="003261F4">
              <w:t xml:space="preserve">, </w:t>
            </w:r>
            <w:r w:rsidR="00B74C95" w:rsidRPr="003261F4">
              <w:t>Padova</w:t>
            </w:r>
            <w:r w:rsidRPr="003261F4">
              <w:t>, Via Sant’</w:t>
            </w:r>
            <w:r w:rsidR="00B74C95" w:rsidRPr="003261F4">
              <w:t>Anselmo</w:t>
            </w:r>
            <w:r w:rsidRPr="003261F4">
              <w:t xml:space="preserve"> 2</w:t>
            </w:r>
            <w:r w:rsidR="00B74C95" w:rsidRPr="003261F4">
              <w:t>1</w:t>
            </w:r>
            <w:r w:rsidRPr="003261F4">
              <w:t>” come indirizzo, “333333333</w:t>
            </w:r>
            <w:r w:rsidR="00B74C95" w:rsidRPr="003261F4">
              <w:t>4</w:t>
            </w:r>
            <w:r w:rsidRPr="003261F4">
              <w:t>” come cellular</w:t>
            </w:r>
            <w:r w:rsidR="00B74C95" w:rsidRPr="003261F4">
              <w:t xml:space="preserve">e, seleziona la categoria di prodotti venduti “elettrodomestici” e inserisce la sua Partita Iva </w:t>
            </w:r>
            <w:r w:rsidR="00B74C95" w:rsidRPr="003261F4">
              <w:lastRenderedPageBreak/>
              <w:t>“</w:t>
            </w:r>
            <w:r w:rsidR="00804B8F" w:rsidRPr="003261F4">
              <w:t>86334519757</w:t>
            </w:r>
            <w:r w:rsidR="00B74C95" w:rsidRPr="003261F4">
              <w:t>”</w:t>
            </w:r>
            <w:r w:rsidRPr="003261F4">
              <w:t xml:space="preserve">. </w:t>
            </w:r>
            <w:r w:rsidR="00B74C95" w:rsidRPr="003261F4">
              <w:t>Matteo</w:t>
            </w:r>
            <w:r w:rsidRPr="003261F4">
              <w:t xml:space="preserve"> conferma la registrazione.</w:t>
            </w:r>
          </w:p>
        </w:tc>
        <w:tc>
          <w:tcPr>
            <w:tcW w:w="3824" w:type="dxa"/>
          </w:tcPr>
          <w:p w14:paraId="42CBB775" w14:textId="77777777" w:rsidR="00DF2E84" w:rsidRPr="003261F4" w:rsidRDefault="00DF2E84" w:rsidP="000C5EFF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2E84" w:rsidRPr="003261F4" w14:paraId="3348A95A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5B32CE51" w14:textId="77777777" w:rsidR="00DF2E84" w:rsidRPr="003261F4" w:rsidRDefault="00DF2E84" w:rsidP="00081083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4721E506" w14:textId="123067D8" w:rsidR="00DF2E84" w:rsidRPr="003261F4" w:rsidRDefault="00DF2E84" w:rsidP="00DF2E84">
            <w:pPr>
              <w:pStyle w:val="Paragrafoelenco"/>
              <w:ind w:lef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7A5BEAB9" w14:textId="3DB9C769" w:rsidR="00DF2E84" w:rsidRPr="003261F4" w:rsidRDefault="00443122" w:rsidP="00DF2E84">
            <w:pPr>
              <w:pStyle w:val="Paragrafoelenco"/>
              <w:ind w:left="3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controlla che tutti i dati siano inseriti, verifica che l’username non sia già esistente e che le password coincidano. Il sistema infine comunica a </w:t>
            </w:r>
            <w:r w:rsidR="009903DB" w:rsidRPr="003261F4">
              <w:t>Matteo</w:t>
            </w:r>
            <w:r w:rsidRPr="003261F4">
              <w:t xml:space="preserve"> che la registrazione è stata effettuata con successo.</w:t>
            </w:r>
          </w:p>
        </w:tc>
      </w:tr>
    </w:tbl>
    <w:p w14:paraId="1D5535A9" w14:textId="0463C306" w:rsidR="00A21447" w:rsidRPr="003261F4" w:rsidRDefault="00A21447" w:rsidP="00E500A0"/>
    <w:p w14:paraId="1DFA5B6C" w14:textId="70894F4B" w:rsidR="00A21447" w:rsidRPr="003261F4" w:rsidRDefault="00A21447" w:rsidP="00E500A0"/>
    <w:p w14:paraId="269FBF86" w14:textId="2B25A7FD" w:rsidR="00356C80" w:rsidRPr="003261F4" w:rsidRDefault="0F9E9609" w:rsidP="00860E3B">
      <w:pPr>
        <w:pStyle w:val="Titolo4"/>
      </w:pPr>
      <w:r>
        <w:t>SC_GV: scenari gestione vendite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79"/>
        <w:gridCol w:w="3820"/>
        <w:gridCol w:w="3819"/>
      </w:tblGrid>
      <w:tr w:rsidR="00DF2E84" w:rsidRPr="003261F4" w14:paraId="6327B7EE" w14:textId="77777777" w:rsidTr="1AB6C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42444DD" w14:textId="77777777" w:rsidR="00DF2E84" w:rsidRPr="003261F4" w:rsidRDefault="00DF2E84" w:rsidP="00081083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0E72BF76" w14:textId="4C200623" w:rsidR="00DF2E84" w:rsidRPr="003261F4" w:rsidRDefault="1AB6C2A4" w:rsidP="000810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1AB6C2A4">
              <w:rPr>
                <w:sz w:val="24"/>
                <w:szCs w:val="24"/>
              </w:rPr>
              <w:t>SC_GV1 Inserimento di un prodotto</w:t>
            </w:r>
          </w:p>
        </w:tc>
      </w:tr>
      <w:tr w:rsidR="00DF2E84" w:rsidRPr="003261F4" w14:paraId="514CC206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5C809CB" w14:textId="77777777" w:rsidR="00DF2E84" w:rsidRPr="003261F4" w:rsidRDefault="00DF2E84" w:rsidP="00081083">
            <w:r w:rsidRPr="003261F4">
              <w:t>Attori partecipanti</w:t>
            </w:r>
          </w:p>
        </w:tc>
        <w:tc>
          <w:tcPr>
            <w:tcW w:w="7648" w:type="dxa"/>
            <w:gridSpan w:val="2"/>
          </w:tcPr>
          <w:p w14:paraId="662C6C89" w14:textId="6DD87190" w:rsidR="00DF2E84" w:rsidRPr="003261F4" w:rsidRDefault="00CA6E08" w:rsidP="000810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Marco</w:t>
            </w:r>
            <w:r w:rsidR="00860515" w:rsidRPr="003261F4">
              <w:t xml:space="preserve">: </w:t>
            </w:r>
            <w:r w:rsidR="00E34F3A" w:rsidRPr="003261F4">
              <w:t>Venditore</w:t>
            </w:r>
          </w:p>
        </w:tc>
      </w:tr>
      <w:tr w:rsidR="008822A7" w:rsidRPr="003261F4" w14:paraId="63A58033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185351B1" w14:textId="2F847B5D" w:rsidR="008822A7" w:rsidRPr="003261F4" w:rsidRDefault="008822A7" w:rsidP="00081083">
            <w:pPr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</w:tc>
        <w:tc>
          <w:tcPr>
            <w:tcW w:w="3824" w:type="dxa"/>
          </w:tcPr>
          <w:p w14:paraId="4F71AEF1" w14:textId="31917FBF" w:rsidR="008822A7" w:rsidRPr="003261F4" w:rsidRDefault="008822A7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Venditore</w:t>
            </w:r>
          </w:p>
        </w:tc>
        <w:tc>
          <w:tcPr>
            <w:tcW w:w="3824" w:type="dxa"/>
          </w:tcPr>
          <w:p w14:paraId="575143DE" w14:textId="27BABDBB" w:rsidR="008822A7" w:rsidRPr="003261F4" w:rsidRDefault="008822A7" w:rsidP="00577D5A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Sistema</w:t>
            </w:r>
          </w:p>
        </w:tc>
      </w:tr>
      <w:tr w:rsidR="00DF2E84" w:rsidRPr="003261F4" w14:paraId="739E87D4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8BC3C7F" w14:textId="74018F34" w:rsidR="00DF2E84" w:rsidRPr="003261F4" w:rsidRDefault="00DF2E84" w:rsidP="00081083"/>
        </w:tc>
        <w:tc>
          <w:tcPr>
            <w:tcW w:w="3824" w:type="dxa"/>
          </w:tcPr>
          <w:p w14:paraId="0A239C65" w14:textId="708846F7" w:rsidR="00DF2E84" w:rsidRPr="003261F4" w:rsidRDefault="009913D8" w:rsidP="009913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Marc</w:t>
            </w:r>
            <w:r w:rsidR="003417AB" w:rsidRPr="003261F4">
              <w:t>o</w:t>
            </w:r>
            <w:r w:rsidR="00AA0EA3" w:rsidRPr="003261F4">
              <w:t>,</w:t>
            </w:r>
            <w:r w:rsidR="003417AB" w:rsidRPr="003261F4">
              <w:t xml:space="preserve"> venditore </w:t>
            </w:r>
            <w:r w:rsidR="001332DE" w:rsidRPr="003261F4">
              <w:t>d</w:t>
            </w:r>
            <w:r w:rsidR="004448B8" w:rsidRPr="003261F4">
              <w:t xml:space="preserve">i </w:t>
            </w:r>
            <w:r w:rsidR="003870D2" w:rsidRPr="003261F4">
              <w:t>abbigliamento</w:t>
            </w:r>
            <w:r w:rsidR="002E5AA0">
              <w:t xml:space="preserve"> iscritto alla piattaforma</w:t>
            </w:r>
            <w:r w:rsidR="00F32678" w:rsidRPr="003261F4">
              <w:t xml:space="preserve">, desidera </w:t>
            </w:r>
            <w:r w:rsidR="008E65EF" w:rsidRPr="003261F4">
              <w:t xml:space="preserve">aggiungere un nuovo prodotto </w:t>
            </w:r>
            <w:r w:rsidR="00BD767E" w:rsidRPr="003261F4">
              <w:t xml:space="preserve">da vendere </w:t>
            </w:r>
            <w:r w:rsidR="00EF07F9" w:rsidRPr="003261F4">
              <w:t xml:space="preserve">sulla </w:t>
            </w:r>
            <w:r w:rsidR="00AA0EA3" w:rsidRPr="003261F4">
              <w:t>piattaforma.</w:t>
            </w:r>
            <w:r w:rsidR="003870D2" w:rsidRPr="003261F4">
              <w:t xml:space="preserve"> </w:t>
            </w:r>
          </w:p>
        </w:tc>
        <w:tc>
          <w:tcPr>
            <w:tcW w:w="3824" w:type="dxa"/>
          </w:tcPr>
          <w:p w14:paraId="37CDF78C" w14:textId="795E06DB" w:rsidR="00DF2E84" w:rsidRPr="003261F4" w:rsidRDefault="00DF2E84" w:rsidP="00BB0820">
            <w:pPr>
              <w:pStyle w:val="Paragrafoelenco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BB0820" w:rsidRPr="003261F4" w14:paraId="59D36242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D4762E5" w14:textId="77777777" w:rsidR="00BB0820" w:rsidRPr="003261F4" w:rsidRDefault="00BB0820" w:rsidP="0098038F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46A9DC42" w14:textId="77777777" w:rsidR="00BB0820" w:rsidRPr="003261F4" w:rsidRDefault="00BB0820" w:rsidP="00F12D52">
            <w:pPr>
              <w:pStyle w:val="Paragrafoelenc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7D73AD7C" w14:textId="77A32FE1" w:rsidR="00BB0820" w:rsidRPr="003261F4" w:rsidRDefault="00AA0EA3" w:rsidP="008A1BCB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</w:t>
            </w:r>
            <w:r w:rsidR="0020224B" w:rsidRPr="003261F4">
              <w:t>gli mostra la pagina per aggiungere un nuovo prodotto</w:t>
            </w:r>
            <w:r w:rsidR="00A87A06" w:rsidRPr="003261F4">
              <w:t xml:space="preserve"> </w:t>
            </w:r>
            <w:r w:rsidR="00DD21A7" w:rsidRPr="003261F4">
              <w:t xml:space="preserve">e gli vengono richiesti: </w:t>
            </w:r>
            <w:r w:rsidR="00D06ED5" w:rsidRPr="003261F4">
              <w:t xml:space="preserve">nome, immagine, </w:t>
            </w:r>
            <w:r w:rsidR="00030381" w:rsidRPr="003261F4">
              <w:t>descrizione</w:t>
            </w:r>
            <w:r w:rsidR="007E2955" w:rsidRPr="003261F4">
              <w:t xml:space="preserve">, </w:t>
            </w:r>
            <w:r w:rsidR="00DB5ED8" w:rsidRPr="003261F4">
              <w:t>prezzo</w:t>
            </w:r>
            <w:r w:rsidR="000E5DD6" w:rsidRPr="003261F4">
              <w:t>, quantità</w:t>
            </w:r>
            <w:r w:rsidR="1943443D">
              <w:t xml:space="preserve"> e categoria di appartenenza</w:t>
            </w:r>
            <w:r w:rsidR="000E5DD6" w:rsidRPr="003261F4">
              <w:t>.</w:t>
            </w:r>
          </w:p>
        </w:tc>
      </w:tr>
      <w:tr w:rsidR="00BB0820" w:rsidRPr="003261F4" w14:paraId="7E4F992A" w14:textId="77777777" w:rsidTr="1AB6C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B175CEF" w14:textId="77777777" w:rsidR="00BB0820" w:rsidRPr="003261F4" w:rsidRDefault="00BB0820" w:rsidP="0098038F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5A551CF5" w14:textId="0AE2A4D3" w:rsidR="00BB0820" w:rsidRPr="003261F4" w:rsidRDefault="00A612DD" w:rsidP="00203B4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Mar</w:t>
            </w:r>
            <w:r w:rsidR="004D2426" w:rsidRPr="003261F4">
              <w:t>co</w:t>
            </w:r>
            <w:r w:rsidR="00FE26EF" w:rsidRPr="003261F4">
              <w:t xml:space="preserve"> </w:t>
            </w:r>
            <w:r w:rsidR="00507CB6" w:rsidRPr="003261F4">
              <w:t xml:space="preserve">inserisce </w:t>
            </w:r>
            <w:r w:rsidR="001144F2" w:rsidRPr="003261F4">
              <w:t>“felp</w:t>
            </w:r>
            <w:r w:rsidR="006F55D6" w:rsidRPr="003261F4">
              <w:t>a</w:t>
            </w:r>
            <w:r w:rsidR="001144F2" w:rsidRPr="003261F4">
              <w:t>” come nome prodotto,</w:t>
            </w:r>
            <w:r w:rsidR="00555FEC" w:rsidRPr="003261F4">
              <w:t xml:space="preserve"> carica </w:t>
            </w:r>
            <w:r w:rsidR="00555FEC" w:rsidRPr="003261F4">
              <w:lastRenderedPageBreak/>
              <w:t>l’immagine</w:t>
            </w:r>
            <w:r w:rsidR="008A79E3" w:rsidRPr="003261F4">
              <w:t xml:space="preserve">, </w:t>
            </w:r>
            <w:r w:rsidR="00F16564" w:rsidRPr="003261F4">
              <w:t xml:space="preserve">“felpa adidas di lana </w:t>
            </w:r>
            <w:proofErr w:type="gramStart"/>
            <w:r w:rsidR="006F55D6" w:rsidRPr="003261F4">
              <w:t xml:space="preserve">originale </w:t>
            </w:r>
            <w:r w:rsidR="00F16564" w:rsidRPr="003261F4">
              <w:t>”</w:t>
            </w:r>
            <w:proofErr w:type="gramEnd"/>
            <w:r w:rsidR="0044603F" w:rsidRPr="003261F4">
              <w:t xml:space="preserve"> come descrizione</w:t>
            </w:r>
            <w:r w:rsidR="008501F3" w:rsidRPr="003261F4">
              <w:t xml:space="preserve">, </w:t>
            </w:r>
            <w:r w:rsidR="006F55D6" w:rsidRPr="003261F4">
              <w:t xml:space="preserve"> “22” come prezzo, e “50” come quantità</w:t>
            </w:r>
            <w:r w:rsidR="0A387731">
              <w:t>,</w:t>
            </w:r>
            <w:r w:rsidR="7E64B36E">
              <w:t xml:space="preserve"> “Abbigliamento” come </w:t>
            </w:r>
            <w:r w:rsidR="3C858033">
              <w:t xml:space="preserve">categoria. </w:t>
            </w:r>
            <w:proofErr w:type="gramStart"/>
            <w:r w:rsidR="3C858033">
              <w:t>Infine</w:t>
            </w:r>
            <w:proofErr w:type="gramEnd"/>
            <w:r w:rsidR="006F55D6" w:rsidRPr="003261F4">
              <w:t xml:space="preserve"> conferma il caricamento.</w:t>
            </w:r>
          </w:p>
        </w:tc>
        <w:tc>
          <w:tcPr>
            <w:tcW w:w="3824" w:type="dxa"/>
          </w:tcPr>
          <w:p w14:paraId="0E44BE92" w14:textId="77777777" w:rsidR="00BB0820" w:rsidRPr="003261F4" w:rsidRDefault="00BB0820" w:rsidP="00BB0820">
            <w:pPr>
              <w:pStyle w:val="Paragrafoelenco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B0820" w:rsidRPr="003261F4" w14:paraId="05D6293C" w14:textId="77777777" w:rsidTr="1AB6C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50E3CE5" w14:textId="77777777" w:rsidR="00BB0820" w:rsidRPr="003261F4" w:rsidRDefault="00BB0820" w:rsidP="0098038F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7E42DC5A" w14:textId="77777777" w:rsidR="00BB0820" w:rsidRPr="003261F4" w:rsidRDefault="00BB0820" w:rsidP="00203B4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660C6D9E" w14:textId="239D0BDF" w:rsidR="00BB0820" w:rsidRPr="003261F4" w:rsidRDefault="00E4576D" w:rsidP="00E4576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</w:t>
            </w:r>
            <w:r w:rsidR="004F161B" w:rsidRPr="003261F4">
              <w:t>verifica che i dati sono validi</w:t>
            </w:r>
            <w:r w:rsidR="00796590" w:rsidRPr="003261F4">
              <w:t xml:space="preserve"> </w:t>
            </w:r>
            <w:r w:rsidR="00E019CF" w:rsidRPr="003261F4">
              <w:t xml:space="preserve">e procede a caricare il prodotto nel sistema. </w:t>
            </w:r>
            <w:proofErr w:type="gramStart"/>
            <w:r w:rsidR="00AF0F60" w:rsidRPr="003261F4">
              <w:t>Infine</w:t>
            </w:r>
            <w:proofErr w:type="gramEnd"/>
            <w:r w:rsidR="00AF0F60" w:rsidRPr="003261F4">
              <w:t xml:space="preserve"> reindi</w:t>
            </w:r>
            <w:r w:rsidR="00CC1B81" w:rsidRPr="003261F4">
              <w:t xml:space="preserve">rizza </w:t>
            </w:r>
            <w:r w:rsidR="00D85169" w:rsidRPr="003261F4">
              <w:t xml:space="preserve">alla pagina del </w:t>
            </w:r>
            <w:r w:rsidR="00891D2A" w:rsidRPr="003261F4">
              <w:t>prodotto</w:t>
            </w:r>
            <w:r w:rsidR="0040484E" w:rsidRPr="003261F4">
              <w:t xml:space="preserve"> appena creato</w:t>
            </w:r>
            <w:r w:rsidR="00891D2A" w:rsidRPr="003261F4">
              <w:t>.</w:t>
            </w:r>
            <w:r w:rsidRPr="003261F4">
              <w:t xml:space="preserve"> </w:t>
            </w:r>
          </w:p>
        </w:tc>
      </w:tr>
    </w:tbl>
    <w:p w14:paraId="46340157" w14:textId="77777777" w:rsidR="00DF2E84" w:rsidRPr="003261F4" w:rsidRDefault="00DF2E84" w:rsidP="00E500A0"/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80"/>
        <w:gridCol w:w="3819"/>
        <w:gridCol w:w="3819"/>
      </w:tblGrid>
      <w:tr w:rsidR="00A401E6" w:rsidRPr="003261F4" w14:paraId="4A474DBA" w14:textId="77777777" w:rsidTr="00902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08D3F02" w14:textId="77777777" w:rsidR="00A401E6" w:rsidRPr="003261F4" w:rsidRDefault="00A401E6" w:rsidP="00B6062A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35B70BAA" w14:textId="78D2A0B9" w:rsidR="00A401E6" w:rsidRPr="003261F4" w:rsidRDefault="00A401E6" w:rsidP="00B606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SC_</w:t>
            </w:r>
            <w:r w:rsidR="00F824A9" w:rsidRPr="003261F4">
              <w:rPr>
                <w:sz w:val="24"/>
                <w:szCs w:val="24"/>
              </w:rPr>
              <w:t>GV2</w:t>
            </w:r>
            <w:r w:rsidRPr="003261F4">
              <w:rPr>
                <w:sz w:val="24"/>
                <w:szCs w:val="24"/>
              </w:rPr>
              <w:t xml:space="preserve"> </w:t>
            </w:r>
            <w:r w:rsidR="000F4B72" w:rsidRPr="003261F4">
              <w:rPr>
                <w:sz w:val="24"/>
                <w:szCs w:val="24"/>
              </w:rPr>
              <w:t>Visualizza ordine</w:t>
            </w:r>
          </w:p>
        </w:tc>
      </w:tr>
      <w:tr w:rsidR="00A401E6" w:rsidRPr="003261F4" w14:paraId="6BD40368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C7DB1A9" w14:textId="77777777" w:rsidR="00A401E6" w:rsidRPr="003261F4" w:rsidRDefault="00A401E6" w:rsidP="00B6062A">
            <w:r w:rsidRPr="003261F4">
              <w:t>Attori partecipanti</w:t>
            </w:r>
          </w:p>
        </w:tc>
        <w:tc>
          <w:tcPr>
            <w:tcW w:w="7648" w:type="dxa"/>
            <w:gridSpan w:val="2"/>
          </w:tcPr>
          <w:p w14:paraId="6D15791B" w14:textId="26C300DF" w:rsidR="00A401E6" w:rsidRPr="003261F4" w:rsidRDefault="00CA1ECB" w:rsidP="00B60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Arnaldo</w:t>
            </w:r>
            <w:r w:rsidR="00A401E6" w:rsidRPr="003261F4">
              <w:t>: Venditore</w:t>
            </w:r>
          </w:p>
        </w:tc>
      </w:tr>
      <w:tr w:rsidR="00A401E6" w:rsidRPr="003261F4" w14:paraId="245EFD0D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3F939DB3" w14:textId="77777777" w:rsidR="00A401E6" w:rsidRPr="003261F4" w:rsidRDefault="00A401E6" w:rsidP="00B6062A">
            <w:pPr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</w:tc>
        <w:tc>
          <w:tcPr>
            <w:tcW w:w="3824" w:type="dxa"/>
          </w:tcPr>
          <w:p w14:paraId="1D15ABAE" w14:textId="77777777" w:rsidR="00A401E6" w:rsidRPr="00E73354" w:rsidRDefault="00A401E6" w:rsidP="00B6062A">
            <w:pPr>
              <w:tabs>
                <w:tab w:val="left" w:pos="1303"/>
                <w:tab w:val="center" w:pos="2158"/>
              </w:tabs>
              <w:ind w:left="1445" w:hanging="181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E73354">
              <w:rPr>
                <w:b/>
                <w:bCs/>
                <w:i/>
                <w:iCs/>
              </w:rPr>
              <w:t>Venditore</w:t>
            </w:r>
          </w:p>
        </w:tc>
        <w:tc>
          <w:tcPr>
            <w:tcW w:w="3824" w:type="dxa"/>
          </w:tcPr>
          <w:p w14:paraId="6367E8E8" w14:textId="77777777" w:rsidR="00A401E6" w:rsidRPr="00E73354" w:rsidRDefault="00A401E6" w:rsidP="00B6062A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b/>
                <w:bCs/>
                <w:i/>
                <w:iCs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Sistema</w:t>
            </w:r>
          </w:p>
        </w:tc>
      </w:tr>
      <w:tr w:rsidR="00A401E6" w:rsidRPr="003261F4" w14:paraId="2808F5CB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B1E9D5C" w14:textId="77777777" w:rsidR="00A401E6" w:rsidRPr="003261F4" w:rsidRDefault="00A401E6" w:rsidP="00B6062A"/>
        </w:tc>
        <w:tc>
          <w:tcPr>
            <w:tcW w:w="3824" w:type="dxa"/>
          </w:tcPr>
          <w:p w14:paraId="1087B0C3" w14:textId="6C7901C3" w:rsidR="00A401E6" w:rsidRPr="003261F4" w:rsidRDefault="00812A1C" w:rsidP="00B60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Arnaldo</w:t>
            </w:r>
            <w:r w:rsidR="00A401E6" w:rsidRPr="003261F4">
              <w:t xml:space="preserve">, </w:t>
            </w:r>
            <w:r w:rsidR="002E5AA0">
              <w:t>un</w:t>
            </w:r>
            <w:r w:rsidR="00A401E6">
              <w:t xml:space="preserve"> </w:t>
            </w:r>
            <w:r w:rsidR="00FC6B69" w:rsidRPr="003261F4">
              <w:t>venditore di videogiochi</w:t>
            </w:r>
            <w:r w:rsidR="002E5AA0">
              <w:t xml:space="preserve"> iscritto alla piattaforma</w:t>
            </w:r>
            <w:r w:rsidR="00A401E6" w:rsidRPr="003261F4">
              <w:t xml:space="preserve">, desidera </w:t>
            </w:r>
            <w:r w:rsidR="00A23422" w:rsidRPr="003261F4">
              <w:t>visua</w:t>
            </w:r>
            <w:r w:rsidRPr="003261F4">
              <w:t>lizzare</w:t>
            </w:r>
            <w:r w:rsidR="00245974" w:rsidRPr="003261F4">
              <w:t xml:space="preserve"> tutti gli ordini effet</w:t>
            </w:r>
            <w:r w:rsidR="006E4A35" w:rsidRPr="003261F4">
              <w:t>t</w:t>
            </w:r>
            <w:r w:rsidR="00245974" w:rsidRPr="003261F4">
              <w:t xml:space="preserve">uati </w:t>
            </w:r>
            <w:r w:rsidR="008252D7">
              <w:t>nel suo negozio</w:t>
            </w:r>
            <w:r w:rsidR="00167E56">
              <w:t>.</w:t>
            </w:r>
          </w:p>
        </w:tc>
        <w:tc>
          <w:tcPr>
            <w:tcW w:w="3824" w:type="dxa"/>
          </w:tcPr>
          <w:p w14:paraId="4094D054" w14:textId="77777777" w:rsidR="00A401E6" w:rsidRPr="003261F4" w:rsidRDefault="00A401E6" w:rsidP="00B6062A">
            <w:pPr>
              <w:pStyle w:val="Paragrafoelenco"/>
              <w:spacing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A401E6" w:rsidRPr="003261F4" w14:paraId="091B96F7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7ACA26F6" w14:textId="77777777" w:rsidR="00A401E6" w:rsidRPr="003261F4" w:rsidRDefault="00A401E6" w:rsidP="00B6062A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3845B0BE" w14:textId="77777777" w:rsidR="00A401E6" w:rsidRPr="003261F4" w:rsidRDefault="00A401E6" w:rsidP="00B6062A">
            <w:pPr>
              <w:pStyle w:val="Paragrafoelenc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649A28C9" w14:textId="6DB0ABEF" w:rsidR="00A401E6" w:rsidRPr="003261F4" w:rsidRDefault="007E2553" w:rsidP="00B6062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carica la lista di tutti </w:t>
            </w:r>
            <w:r w:rsidR="00BF31CA" w:rsidRPr="003261F4">
              <w:t xml:space="preserve">gli ordini che sono stati effettuati </w:t>
            </w:r>
            <w:r w:rsidR="00B8617F">
              <w:t>nel negozio</w:t>
            </w:r>
            <w:r w:rsidR="00E97DE8" w:rsidRPr="003261F4">
              <w:t>.</w:t>
            </w:r>
          </w:p>
        </w:tc>
      </w:tr>
      <w:tr w:rsidR="00A401E6" w:rsidRPr="003261F4" w14:paraId="6D794B2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27B4372" w14:textId="77777777" w:rsidR="00A401E6" w:rsidRPr="003261F4" w:rsidRDefault="00A401E6" w:rsidP="00B6062A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4DD72B5A" w14:textId="2C7A27CC" w:rsidR="00A401E6" w:rsidRPr="003261F4" w:rsidRDefault="00E97DE8" w:rsidP="00B6062A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Arnaldo seleziona </w:t>
            </w:r>
            <w:r w:rsidR="000F4B72" w:rsidRPr="003261F4">
              <w:t xml:space="preserve">nella lista </w:t>
            </w:r>
            <w:r w:rsidR="003022C8" w:rsidRPr="003261F4">
              <w:t>caricata</w:t>
            </w:r>
            <w:r w:rsidR="000F4B72" w:rsidRPr="003261F4">
              <w:t xml:space="preserve"> </w:t>
            </w:r>
            <w:r w:rsidR="000566BC" w:rsidRPr="003261F4">
              <w:t xml:space="preserve">l’ordine che vuole </w:t>
            </w:r>
            <w:r w:rsidR="00774F23" w:rsidRPr="003261F4">
              <w:t xml:space="preserve">visualizzare </w:t>
            </w:r>
            <w:r w:rsidR="0028539C" w:rsidRPr="003261F4">
              <w:t xml:space="preserve">e </w:t>
            </w:r>
            <w:r w:rsidR="00F97571" w:rsidRPr="003261F4">
              <w:t>si reca nella sezione dettagli</w:t>
            </w:r>
            <w:r w:rsidR="003022C8" w:rsidRPr="003261F4">
              <w:t xml:space="preserve"> dell’ordine</w:t>
            </w:r>
            <w:r w:rsidR="00F33DA2" w:rsidRPr="003261F4">
              <w:t>.</w:t>
            </w:r>
          </w:p>
        </w:tc>
        <w:tc>
          <w:tcPr>
            <w:tcW w:w="3824" w:type="dxa"/>
          </w:tcPr>
          <w:p w14:paraId="52A70BB7" w14:textId="77777777" w:rsidR="00A401E6" w:rsidRPr="003261F4" w:rsidRDefault="00A401E6" w:rsidP="00B6062A">
            <w:pPr>
              <w:pStyle w:val="Paragrafoelenco"/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01E6" w:rsidRPr="003261F4" w14:paraId="537B836D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145625F" w14:textId="77777777" w:rsidR="00A401E6" w:rsidRPr="003261F4" w:rsidRDefault="00A401E6" w:rsidP="00B6062A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3DDBC7BB" w14:textId="77777777" w:rsidR="00A401E6" w:rsidRPr="003261F4" w:rsidRDefault="00A401E6" w:rsidP="00B6062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4" w:type="dxa"/>
          </w:tcPr>
          <w:p w14:paraId="338A1605" w14:textId="1F9D8825" w:rsidR="00A401E6" w:rsidRPr="003261F4" w:rsidRDefault="00F33DA2" w:rsidP="00B6062A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carica tutte le informazioni relative a</w:t>
            </w:r>
            <w:r w:rsidR="00056CA7" w:rsidRPr="003261F4">
              <w:t>ll’ordine selezionato</w:t>
            </w:r>
            <w:r w:rsidRPr="003261F4">
              <w:t>.</w:t>
            </w:r>
          </w:p>
        </w:tc>
      </w:tr>
    </w:tbl>
    <w:p w14:paraId="06908DC2" w14:textId="77777777" w:rsidR="006E327A" w:rsidRPr="003261F4" w:rsidRDefault="006E327A" w:rsidP="00E500A0"/>
    <w:p w14:paraId="35A5F060" w14:textId="3B1D1F1D" w:rsidR="003904A2" w:rsidRPr="003261F4" w:rsidRDefault="0F9E9609" w:rsidP="003904A2">
      <w:pPr>
        <w:pStyle w:val="Titolo4"/>
      </w:pPr>
      <w:r>
        <w:t>SC_GA: scenari gestione acquisti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80"/>
        <w:gridCol w:w="3822"/>
        <w:gridCol w:w="3816"/>
      </w:tblGrid>
      <w:tr w:rsidR="003904A2" w:rsidRPr="003261F4" w14:paraId="372C7072" w14:textId="77777777" w:rsidTr="00902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8E15451" w14:textId="77777777" w:rsidR="003904A2" w:rsidRPr="003261F4" w:rsidRDefault="003904A2" w:rsidP="00E9687F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176C7761" w14:textId="436CCB9F" w:rsidR="003904A2" w:rsidRPr="003261F4" w:rsidRDefault="003904A2" w:rsidP="00E968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SC_G</w:t>
            </w:r>
            <w:r w:rsidR="006E327A" w:rsidRPr="003261F4">
              <w:rPr>
                <w:sz w:val="24"/>
                <w:szCs w:val="24"/>
              </w:rPr>
              <w:t>A</w:t>
            </w:r>
            <w:r w:rsidRPr="003261F4">
              <w:rPr>
                <w:sz w:val="24"/>
                <w:szCs w:val="24"/>
              </w:rPr>
              <w:t>1</w:t>
            </w:r>
            <w:r w:rsidR="005112DE" w:rsidRPr="003261F4">
              <w:rPr>
                <w:sz w:val="24"/>
                <w:szCs w:val="24"/>
              </w:rPr>
              <w:t xml:space="preserve"> Ricerca e a</w:t>
            </w:r>
            <w:r w:rsidR="006E327A" w:rsidRPr="003261F4">
              <w:rPr>
                <w:sz w:val="24"/>
                <w:szCs w:val="24"/>
              </w:rPr>
              <w:t>cquisto prodotto</w:t>
            </w:r>
          </w:p>
        </w:tc>
      </w:tr>
      <w:tr w:rsidR="003904A2" w:rsidRPr="003261F4" w14:paraId="277D2682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EE2A5B3" w14:textId="77777777" w:rsidR="003904A2" w:rsidRPr="003261F4" w:rsidRDefault="003904A2" w:rsidP="00E9687F">
            <w:r w:rsidRPr="003261F4">
              <w:t>Attori partecipanti</w:t>
            </w:r>
          </w:p>
        </w:tc>
        <w:tc>
          <w:tcPr>
            <w:tcW w:w="7648" w:type="dxa"/>
            <w:gridSpan w:val="2"/>
          </w:tcPr>
          <w:p w14:paraId="17FB872A" w14:textId="41137500" w:rsidR="003904A2" w:rsidRPr="003261F4" w:rsidRDefault="00C41174" w:rsidP="00E96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Giovanni</w:t>
            </w:r>
            <w:r w:rsidR="003904A2" w:rsidRPr="003261F4">
              <w:t>:</w:t>
            </w:r>
            <w:r w:rsidR="00571525" w:rsidRPr="003261F4">
              <w:t xml:space="preserve"> Cliente</w:t>
            </w:r>
          </w:p>
        </w:tc>
      </w:tr>
      <w:tr w:rsidR="00AD113E" w:rsidRPr="003261F4" w14:paraId="5316F2E1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073B1150" w14:textId="77777777" w:rsidR="00AD113E" w:rsidRPr="003261F4" w:rsidRDefault="00AD113E" w:rsidP="00E9687F">
            <w:pPr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</w:tc>
        <w:tc>
          <w:tcPr>
            <w:tcW w:w="3827" w:type="dxa"/>
          </w:tcPr>
          <w:p w14:paraId="0013D381" w14:textId="5F324283" w:rsidR="00AD113E" w:rsidRPr="00E73354" w:rsidRDefault="00AD113E" w:rsidP="00E73354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E73354">
              <w:rPr>
                <w:rFonts w:eastAsiaTheme="minorEastAsia"/>
                <w:b/>
                <w:bCs/>
                <w:i/>
                <w:iCs/>
              </w:rPr>
              <w:t>Cliente</w:t>
            </w:r>
          </w:p>
        </w:tc>
        <w:tc>
          <w:tcPr>
            <w:tcW w:w="3821" w:type="dxa"/>
          </w:tcPr>
          <w:p w14:paraId="13A59A23" w14:textId="77777777" w:rsidR="00AD113E" w:rsidRPr="00E73354" w:rsidRDefault="00AD113E" w:rsidP="00E9687F">
            <w:pPr>
              <w:pStyle w:val="Paragrafoelenc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E73354">
              <w:rPr>
                <w:b/>
                <w:bCs/>
                <w:i/>
                <w:iCs/>
              </w:rPr>
              <w:t>Sistema</w:t>
            </w:r>
          </w:p>
        </w:tc>
      </w:tr>
      <w:tr w:rsidR="00AD113E" w:rsidRPr="003261F4" w14:paraId="531BB481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27071C8" w14:textId="77777777" w:rsidR="00AD113E" w:rsidRPr="003261F4" w:rsidRDefault="00AD113E" w:rsidP="00E9687F"/>
        </w:tc>
        <w:tc>
          <w:tcPr>
            <w:tcW w:w="3827" w:type="dxa"/>
          </w:tcPr>
          <w:p w14:paraId="1EC9D755" w14:textId="2007DB26" w:rsidR="00AD113E" w:rsidRPr="003261F4" w:rsidRDefault="00AD113E" w:rsidP="00E9687F">
            <w:pPr>
              <w:pStyle w:val="Paragrafoelenco"/>
              <w:ind w:left="39" w:firstLin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Giovanni</w:t>
            </w:r>
            <w:r w:rsidRPr="003261F4">
              <w:t>, uno studente universitario iscritto alla piattaforma, a causa dello studio notturno decide di comprare una lampada. Sulla piattaforma digita “lampada da studio” nella barra di ricerca.</w:t>
            </w:r>
          </w:p>
        </w:tc>
        <w:tc>
          <w:tcPr>
            <w:tcW w:w="3821" w:type="dxa"/>
          </w:tcPr>
          <w:p w14:paraId="40568AE8" w14:textId="77777777" w:rsidR="00AD113E" w:rsidRPr="003261F4" w:rsidRDefault="00AD113E" w:rsidP="00E9687F">
            <w:pPr>
              <w:pStyle w:val="Paragrafoelenc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1C463AD1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8E8AAFA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40F42B29" w14:textId="77777777" w:rsidR="00AD113E" w:rsidRPr="003261F4" w:rsidRDefault="00AD113E" w:rsidP="00E9687F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7228A4C6" w14:textId="7761BD06" w:rsidR="00AD113E" w:rsidRPr="003261F4" w:rsidRDefault="00AD113E" w:rsidP="00E96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restituisce la lista di prodotti relativi alla parola che ha cercato.</w:t>
            </w:r>
          </w:p>
        </w:tc>
      </w:tr>
      <w:tr w:rsidR="00AD113E" w:rsidRPr="003261F4" w14:paraId="49B3A09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D4B1334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68209D41" w14:textId="1903A056" w:rsidR="00AD113E" w:rsidRPr="003261F4" w:rsidRDefault="00AD113E" w:rsidP="003261F4">
            <w:pPr>
              <w:pStyle w:val="Paragrafoelenco"/>
              <w:ind w:left="3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Giovanni</w:t>
            </w:r>
            <w:r w:rsidRPr="003261F4">
              <w:t xml:space="preserve"> </w:t>
            </w:r>
            <w:r>
              <w:t>seleziona dalla lista la lampada che più gli piace e clicca sul prodotto per visualizzare le informazioni.</w:t>
            </w:r>
          </w:p>
        </w:tc>
        <w:tc>
          <w:tcPr>
            <w:tcW w:w="3821" w:type="dxa"/>
          </w:tcPr>
          <w:p w14:paraId="463DBE20" w14:textId="77777777" w:rsidR="00AD113E" w:rsidRPr="003261F4" w:rsidRDefault="00AD113E" w:rsidP="00E96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27462F59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B24F8A8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24640E2A" w14:textId="77777777" w:rsidR="00AD113E" w:rsidRPr="003261F4" w:rsidRDefault="00AD113E" w:rsidP="00E9687F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2D801F86" w14:textId="7A2238A8" w:rsidR="00AD113E" w:rsidRPr="003261F4" w:rsidRDefault="00AD113E" w:rsidP="00E9687F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restituisce la pagina del prodotto selezionato con tutte le relative immagini e informazioni.</w:t>
            </w:r>
          </w:p>
        </w:tc>
      </w:tr>
      <w:tr w:rsidR="00AD113E" w:rsidRPr="003261F4" w14:paraId="049C261C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4F5FF4C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5C4FC672" w14:textId="6727925E" w:rsidR="00AD113E" w:rsidRPr="003261F4" w:rsidRDefault="00AD113E" w:rsidP="005A2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Giovanni seleziona la quantità “2” e clicca su aggiungi al carrello.</w:t>
            </w:r>
          </w:p>
        </w:tc>
        <w:tc>
          <w:tcPr>
            <w:tcW w:w="3821" w:type="dxa"/>
          </w:tcPr>
          <w:p w14:paraId="7B7CFA52" w14:textId="77777777" w:rsidR="00AD113E" w:rsidRDefault="00AD113E" w:rsidP="00E9687F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5C66D47C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2EDB1A8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33C54470" w14:textId="77777777" w:rsidR="00AD113E" w:rsidRDefault="00AD113E" w:rsidP="005A2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31DF3E53" w14:textId="2FB0FD1B" w:rsidR="00AD113E" w:rsidRDefault="00AD113E" w:rsidP="00E9687F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aggiunta al carrello al cliente.</w:t>
            </w:r>
          </w:p>
        </w:tc>
      </w:tr>
      <w:tr w:rsidR="00AD113E" w:rsidRPr="003261F4" w14:paraId="47BDF71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7D525871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5B17EFF2" w14:textId="570F917B" w:rsidR="00AD113E" w:rsidRDefault="00AD113E" w:rsidP="005A2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Giovanni si reca nel carrello seleziona completa l’acquisto. </w:t>
            </w:r>
          </w:p>
        </w:tc>
        <w:tc>
          <w:tcPr>
            <w:tcW w:w="3821" w:type="dxa"/>
          </w:tcPr>
          <w:p w14:paraId="405CEB5C" w14:textId="77777777" w:rsidR="00AD113E" w:rsidRDefault="00AD113E" w:rsidP="00E9687F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6055009A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5A5E1EF5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67D68F6B" w14:textId="77777777" w:rsidR="00AD113E" w:rsidRDefault="00AD113E" w:rsidP="005A2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2D48E3B9" w14:textId="70EC528F" w:rsidR="00AD113E" w:rsidRDefault="00AD113E" w:rsidP="00E9687F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una </w:t>
            </w:r>
            <w:proofErr w:type="spellStart"/>
            <w:r>
              <w:t>form</w:t>
            </w:r>
            <w:proofErr w:type="spellEnd"/>
            <w:r>
              <w:t xml:space="preserve"> contente indirizzo e i dati di pagamento.</w:t>
            </w:r>
          </w:p>
        </w:tc>
      </w:tr>
      <w:tr w:rsidR="00AD113E" w:rsidRPr="003261F4" w14:paraId="04D4C2F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68350165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49F0598F" w14:textId="43FC8F9E" w:rsidR="00AD113E" w:rsidRDefault="00AD113E" w:rsidP="005A2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Giovanni compila il </w:t>
            </w:r>
            <w:proofErr w:type="spellStart"/>
            <w:r>
              <w:t>form</w:t>
            </w:r>
            <w:proofErr w:type="spellEnd"/>
            <w:r>
              <w:t xml:space="preserve"> inserendo: Bologna, Bologna, via Roma 23” come indirizzo</w:t>
            </w:r>
            <w:r w:rsidR="2249AE75">
              <w:t>,</w:t>
            </w:r>
          </w:p>
          <w:p w14:paraId="54835D6D" w14:textId="532E236C" w:rsidR="00AD113E" w:rsidRDefault="28DB32D6" w:rsidP="005A29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r w:rsidR="00AD113E">
              <w:t xml:space="preserve">Giovanni Floris” </w:t>
            </w:r>
            <w:r w:rsidR="00AD113E" w:rsidRPr="70CCB834">
              <w:rPr>
                <w:rFonts w:ascii="Calibri Light" w:eastAsia="Calibri Light" w:hAnsi="Calibri Light" w:cs="Calibri Light"/>
                <w:color w:val="000000" w:themeColor="text1"/>
              </w:rPr>
              <w:t>“5333 1110 1790 1234” “12/</w:t>
            </w:r>
            <w:r w:rsidR="7B47A94B" w:rsidRPr="7B47A94B">
              <w:rPr>
                <w:rFonts w:ascii="Calibri Light" w:eastAsia="Calibri Light" w:hAnsi="Calibri Light" w:cs="Calibri Light"/>
                <w:color w:val="000000" w:themeColor="text1"/>
              </w:rPr>
              <w:t>25</w:t>
            </w:r>
            <w:r w:rsidR="00AD113E" w:rsidRPr="70CCB834">
              <w:rPr>
                <w:rFonts w:ascii="Calibri Light" w:eastAsia="Calibri Light" w:hAnsi="Calibri Light" w:cs="Calibri Light"/>
                <w:color w:val="000000" w:themeColor="text1"/>
              </w:rPr>
              <w:t>” “333” come dati di pagamento</w:t>
            </w:r>
            <w:r w:rsidR="2249AE75" w:rsidRPr="70CCB834">
              <w:rPr>
                <w:rFonts w:ascii="Calibri Light" w:eastAsia="Calibri Light" w:hAnsi="Calibri Light" w:cs="Calibri Light"/>
                <w:color w:val="000000" w:themeColor="text1"/>
              </w:rPr>
              <w:t>.</w:t>
            </w:r>
            <w:r w:rsidR="00AD113E">
              <w:t xml:space="preserve"> </w:t>
            </w:r>
            <w:proofErr w:type="gramStart"/>
            <w:r w:rsidR="00AD113E">
              <w:t>Infine</w:t>
            </w:r>
            <w:proofErr w:type="gramEnd"/>
            <w:r w:rsidR="00AD113E">
              <w:t xml:space="preserve"> clicca su termina acquisto. </w:t>
            </w:r>
          </w:p>
        </w:tc>
        <w:tc>
          <w:tcPr>
            <w:tcW w:w="3821" w:type="dxa"/>
          </w:tcPr>
          <w:p w14:paraId="4EA4015A" w14:textId="77777777" w:rsidR="00AD113E" w:rsidRDefault="00AD113E" w:rsidP="00E9687F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2C988C24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75B3014" w14:textId="7777777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5050139B" w14:textId="77777777" w:rsidR="00AD113E" w:rsidRDefault="00AD113E" w:rsidP="005A29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2B0CFED2" w14:textId="066CC68D" w:rsidR="00AD113E" w:rsidRDefault="00AD113E" w:rsidP="00E9687F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notifica l’avvenuto acquisto all’utente. </w:t>
            </w:r>
          </w:p>
        </w:tc>
      </w:tr>
    </w:tbl>
    <w:p w14:paraId="4D18C992" w14:textId="77777777" w:rsidR="00301F93" w:rsidRPr="003261F4" w:rsidRDefault="00301F93" w:rsidP="00E500A0">
      <w:pPr>
        <w:rPr>
          <w:rFonts w:eastAsiaTheme="majorEastAsia" w:cstheme="majorBidi"/>
          <w:color w:val="7B230B" w:themeColor="accent1" w:themeShade="BF"/>
          <w:szCs w:val="26"/>
        </w:rPr>
      </w:pPr>
    </w:p>
    <w:p w14:paraId="459ED7BF" w14:textId="77777777" w:rsidR="00834CE3" w:rsidRPr="003261F4" w:rsidRDefault="00834CE3" w:rsidP="00E500A0">
      <w:pPr>
        <w:rPr>
          <w:rFonts w:eastAsiaTheme="majorEastAsia" w:cstheme="majorBidi"/>
          <w:color w:val="7B230B" w:themeColor="accent1" w:themeShade="BF"/>
          <w:szCs w:val="26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79"/>
        <w:gridCol w:w="3822"/>
        <w:gridCol w:w="3817"/>
      </w:tblGrid>
      <w:tr w:rsidR="00E73354" w:rsidRPr="003261F4" w14:paraId="3CCCD5E6" w14:textId="77777777" w:rsidTr="00902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E0ED4A4" w14:textId="77777777" w:rsidR="00E73354" w:rsidRPr="003261F4" w:rsidRDefault="00E73354" w:rsidP="00E9687F">
            <w:r w:rsidRPr="003261F4">
              <w:t>Nome Scenario</w:t>
            </w:r>
          </w:p>
        </w:tc>
        <w:tc>
          <w:tcPr>
            <w:tcW w:w="7648" w:type="dxa"/>
            <w:gridSpan w:val="2"/>
          </w:tcPr>
          <w:p w14:paraId="3A00691A" w14:textId="3FCC7AB0" w:rsidR="00E73354" w:rsidRPr="003261F4" w:rsidRDefault="00E73354" w:rsidP="00E968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SC_GA</w:t>
            </w:r>
            <w:r>
              <w:rPr>
                <w:sz w:val="24"/>
                <w:szCs w:val="24"/>
              </w:rPr>
              <w:t>2</w:t>
            </w:r>
            <w:r w:rsidRPr="003261F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Invio di una segnalazione</w:t>
            </w:r>
          </w:p>
        </w:tc>
      </w:tr>
      <w:tr w:rsidR="00E73354" w:rsidRPr="003261F4" w14:paraId="3375921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936AF06" w14:textId="77777777" w:rsidR="00E73354" w:rsidRPr="003261F4" w:rsidRDefault="00E73354" w:rsidP="00E9687F">
            <w:r w:rsidRPr="003261F4">
              <w:t>Attori partecipanti</w:t>
            </w:r>
          </w:p>
        </w:tc>
        <w:tc>
          <w:tcPr>
            <w:tcW w:w="7648" w:type="dxa"/>
            <w:gridSpan w:val="2"/>
          </w:tcPr>
          <w:p w14:paraId="61E5442E" w14:textId="6C7343D8" w:rsidR="00E73354" w:rsidRPr="003261F4" w:rsidRDefault="00E73354" w:rsidP="00E96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Mauro</w:t>
            </w:r>
            <w:r w:rsidRPr="003261F4">
              <w:t>: Cliente</w:t>
            </w:r>
          </w:p>
        </w:tc>
      </w:tr>
      <w:tr w:rsidR="00AD113E" w:rsidRPr="003261F4" w14:paraId="1AEFBD29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38BC090E" w14:textId="77777777" w:rsidR="00AD113E" w:rsidRPr="003261F4" w:rsidRDefault="00AD113E" w:rsidP="00E9687F">
            <w:pPr>
              <w:rPr>
                <w:b w:val="0"/>
                <w:bCs w:val="0"/>
                <w:sz w:val="24"/>
                <w:szCs w:val="24"/>
              </w:rPr>
            </w:pPr>
            <w:r w:rsidRPr="003261F4">
              <w:rPr>
                <w:sz w:val="24"/>
                <w:szCs w:val="24"/>
              </w:rPr>
              <w:t>flusso degli eventi</w:t>
            </w:r>
          </w:p>
          <w:p w14:paraId="40728673" w14:textId="20B41FE7" w:rsidR="00AD113E" w:rsidRPr="003261F4" w:rsidRDefault="00AD113E" w:rsidP="00E968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827" w:type="dxa"/>
          </w:tcPr>
          <w:p w14:paraId="049CBA8E" w14:textId="6403DE56" w:rsidR="00AD113E" w:rsidRPr="00E73354" w:rsidRDefault="00AD113E" w:rsidP="00E9687F">
            <w:pPr>
              <w:pStyle w:val="Paragrafoelenco"/>
              <w:ind w:left="39" w:firstLine="3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E73354">
              <w:rPr>
                <w:b/>
                <w:bCs/>
                <w:i/>
                <w:iCs/>
              </w:rPr>
              <w:t>Cliente</w:t>
            </w:r>
          </w:p>
        </w:tc>
        <w:tc>
          <w:tcPr>
            <w:tcW w:w="3821" w:type="dxa"/>
          </w:tcPr>
          <w:p w14:paraId="0BAD85B9" w14:textId="77777777" w:rsidR="00AD113E" w:rsidRPr="00E73354" w:rsidRDefault="00AD113E" w:rsidP="00E9687F">
            <w:pPr>
              <w:pStyle w:val="Paragrafoelenc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</w:rPr>
            </w:pPr>
            <w:r w:rsidRPr="00E73354">
              <w:rPr>
                <w:b/>
                <w:bCs/>
                <w:i/>
                <w:iCs/>
              </w:rPr>
              <w:t>Sistema</w:t>
            </w:r>
          </w:p>
        </w:tc>
      </w:tr>
      <w:tr w:rsidR="00AD113E" w:rsidRPr="003261F4" w14:paraId="5A5F6FBA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7A389526" w14:textId="0247597F" w:rsidR="00AD113E" w:rsidRPr="003261F4" w:rsidRDefault="00AD113E" w:rsidP="00E9687F"/>
        </w:tc>
        <w:tc>
          <w:tcPr>
            <w:tcW w:w="3827" w:type="dxa"/>
          </w:tcPr>
          <w:p w14:paraId="67BEC90A" w14:textId="30222D4B" w:rsidR="00AD113E" w:rsidRPr="003261F4" w:rsidRDefault="00AD113E" w:rsidP="00E9687F">
            <w:pPr>
              <w:pStyle w:val="Paragrafoelenco"/>
              <w:ind w:left="39" w:firstLin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Mauro</w:t>
            </w:r>
            <w:r w:rsidRPr="003261F4">
              <w:t xml:space="preserve">, </w:t>
            </w:r>
            <w:r>
              <w:t xml:space="preserve">idraulico dopo aver effettuato </w:t>
            </w:r>
            <w:r w:rsidR="00DC5061">
              <w:t>l’acquisto di un tubo</w:t>
            </w:r>
            <w:r>
              <w:t xml:space="preserve"> </w:t>
            </w:r>
            <w:r>
              <w:lastRenderedPageBreak/>
              <w:t xml:space="preserve">non contento del prodotto, decide di effettuare una segnalazione. Si reca quindi </w:t>
            </w:r>
            <w:proofErr w:type="gramStart"/>
            <w:r>
              <w:t>sulla pagine</w:t>
            </w:r>
            <w:proofErr w:type="gramEnd"/>
            <w:r>
              <w:t xml:space="preserve"> del prodotto e clicca su segnalazione.</w:t>
            </w:r>
          </w:p>
        </w:tc>
        <w:tc>
          <w:tcPr>
            <w:tcW w:w="3821" w:type="dxa"/>
          </w:tcPr>
          <w:p w14:paraId="1D3376C0" w14:textId="77777777" w:rsidR="00AD113E" w:rsidRPr="003261F4" w:rsidRDefault="00AD113E" w:rsidP="00E9687F">
            <w:pPr>
              <w:pStyle w:val="Paragrafoelenc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2FF5F4B6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1A4E1375" w14:textId="3C161A2A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404D1DA9" w14:textId="77777777" w:rsidR="00AD113E" w:rsidRPr="003261F4" w:rsidRDefault="00AD113E" w:rsidP="00E9687F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6977B209" w14:textId="4E716AA9" w:rsidR="00AD113E" w:rsidRPr="003261F4" w:rsidRDefault="00AD113E" w:rsidP="00E96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restituisce un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r w:rsidR="00056A52">
              <w:t xml:space="preserve">in cui l’utente dovrà scegliere </w:t>
            </w:r>
            <w:r w:rsidR="008B5DBD">
              <w:t xml:space="preserve">la motivazione della </w:t>
            </w:r>
            <w:r w:rsidR="00056A52">
              <w:t xml:space="preserve">segnalazione </w:t>
            </w:r>
            <w:r w:rsidR="0092022E">
              <w:t>tramite una selezione</w:t>
            </w:r>
            <w:r w:rsidR="00056A52">
              <w:t xml:space="preserve"> </w:t>
            </w:r>
            <w:r w:rsidR="0092022E">
              <w:t xml:space="preserve">e </w:t>
            </w:r>
            <w:r w:rsidR="001259FC">
              <w:t xml:space="preserve">inserire </w:t>
            </w:r>
            <w:r w:rsidR="008B5DBD">
              <w:t>dei commenti opzionali.</w:t>
            </w:r>
          </w:p>
        </w:tc>
      </w:tr>
      <w:tr w:rsidR="00AD113E" w:rsidRPr="003261F4" w14:paraId="2D6D17CB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09B9C41C" w14:textId="17DD8297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36A51F6B" w14:textId="6B753019" w:rsidR="00AD113E" w:rsidRPr="00E73354" w:rsidRDefault="00AD113E" w:rsidP="00392AAD">
            <w:pPr>
              <w:pStyle w:val="Paragrafoelenco"/>
              <w:spacing w:after="0"/>
              <w:ind w:left="39" w:firstLine="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Mauro </w:t>
            </w:r>
            <w:r w:rsidR="008B5DBD">
              <w:t>seleziona la motivazione “descrizione non coerente”</w:t>
            </w:r>
            <w:r w:rsidR="00392AAD">
              <w:t xml:space="preserve"> e inserisce come commento “il venditore è poco serio poiché mente sulla descrizione” e infine clicca su invia segnalazione.</w:t>
            </w:r>
          </w:p>
        </w:tc>
        <w:tc>
          <w:tcPr>
            <w:tcW w:w="3821" w:type="dxa"/>
          </w:tcPr>
          <w:p w14:paraId="77B31D04" w14:textId="77777777" w:rsidR="00AD113E" w:rsidRPr="003261F4" w:rsidRDefault="00AD113E" w:rsidP="00DD4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D113E" w:rsidRPr="003261F4" w14:paraId="4DDDD5C1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4D368B9B" w14:textId="5F4F38DC" w:rsidR="00AD113E" w:rsidRPr="003261F4" w:rsidRDefault="00AD113E" w:rsidP="00E9687F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40969060" w14:textId="77777777" w:rsidR="00AD113E" w:rsidRPr="003261F4" w:rsidRDefault="00AD113E" w:rsidP="00DD4AC5">
            <w:pPr>
              <w:pStyle w:val="Paragrafoelenco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6B2D8F42" w14:textId="19789AE7" w:rsidR="00AD113E" w:rsidRPr="003261F4" w:rsidRDefault="00D87ED8" w:rsidP="00DD4AC5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invia la segnalazione </w:t>
            </w:r>
            <w:r w:rsidR="00654819">
              <w:t>un a</w:t>
            </w:r>
            <w:r>
              <w:t>mministratore e notifica l’utente dell’avvenuta segnalazione.</w:t>
            </w:r>
            <w:r w:rsidR="009C5457">
              <w:t xml:space="preserve"> </w:t>
            </w:r>
          </w:p>
        </w:tc>
      </w:tr>
    </w:tbl>
    <w:p w14:paraId="776913EE" w14:textId="77777777" w:rsidR="00834CE3" w:rsidRPr="003261F4" w:rsidRDefault="00834CE3" w:rsidP="00E500A0">
      <w:pPr>
        <w:rPr>
          <w:rFonts w:eastAsiaTheme="majorEastAsia" w:cstheme="majorBidi"/>
          <w:color w:val="7B230B" w:themeColor="accent1" w:themeShade="BF"/>
          <w:szCs w:val="26"/>
        </w:rPr>
      </w:pPr>
    </w:p>
    <w:p w14:paraId="3AEE8822" w14:textId="77777777" w:rsidR="00834CE3" w:rsidRPr="003261F4" w:rsidRDefault="00834CE3" w:rsidP="00E500A0">
      <w:pPr>
        <w:rPr>
          <w:rFonts w:eastAsiaTheme="majorEastAsia" w:cstheme="majorBidi"/>
          <w:color w:val="7B230B" w:themeColor="accent1" w:themeShade="BF"/>
          <w:szCs w:val="26"/>
        </w:rPr>
      </w:pPr>
    </w:p>
    <w:p w14:paraId="4A164C9B" w14:textId="235DB2E6" w:rsidR="00834CE3" w:rsidRPr="003261F4" w:rsidRDefault="0F9E9609" w:rsidP="00B6213A">
      <w:pPr>
        <w:pStyle w:val="Titolo4"/>
      </w:pPr>
      <w:r>
        <w:t>SC_GAM: scenari gestione amministratore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1979"/>
        <w:gridCol w:w="3822"/>
        <w:gridCol w:w="3817"/>
      </w:tblGrid>
      <w:tr w:rsidR="006B17FC" w:rsidRPr="003261F4" w14:paraId="0D4CD6EF" w14:textId="77777777" w:rsidTr="005D6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9EFC009" w14:textId="77777777" w:rsidR="006B17FC" w:rsidRDefault="006B17FC" w:rsidP="006536C3">
            <w:r>
              <w:t>Nome Scenario</w:t>
            </w:r>
          </w:p>
        </w:tc>
        <w:tc>
          <w:tcPr>
            <w:tcW w:w="7648" w:type="dxa"/>
            <w:gridSpan w:val="2"/>
          </w:tcPr>
          <w:p w14:paraId="7DA7113A" w14:textId="228B894E" w:rsidR="006B17FC" w:rsidRPr="003261F4" w:rsidRDefault="006B17FC" w:rsidP="006536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74D21A8">
              <w:rPr>
                <w:sz w:val="24"/>
                <w:szCs w:val="24"/>
              </w:rPr>
              <w:t>SC_</w:t>
            </w:r>
            <w:r>
              <w:rPr>
                <w:sz w:val="24"/>
                <w:szCs w:val="24"/>
              </w:rPr>
              <w:t>GA</w:t>
            </w:r>
            <w:r w:rsidR="002571F0">
              <w:rPr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1</w:t>
            </w:r>
            <w:r w:rsidRPr="074D21A8">
              <w:rPr>
                <w:sz w:val="24"/>
                <w:szCs w:val="24"/>
              </w:rPr>
              <w:t xml:space="preserve"> </w:t>
            </w:r>
            <w:r w:rsidR="00003528">
              <w:rPr>
                <w:sz w:val="24"/>
                <w:szCs w:val="24"/>
              </w:rPr>
              <w:t>chiusura</w:t>
            </w:r>
            <w:r w:rsidR="00512B63">
              <w:rPr>
                <w:sz w:val="24"/>
                <w:szCs w:val="24"/>
              </w:rPr>
              <w:t xml:space="preserve"> segnalazione</w:t>
            </w:r>
            <w:r w:rsidR="00BB3D9D">
              <w:rPr>
                <w:sz w:val="24"/>
                <w:szCs w:val="24"/>
              </w:rPr>
              <w:t xml:space="preserve"> e r</w:t>
            </w:r>
            <w:r w:rsidR="00DE616B">
              <w:rPr>
                <w:sz w:val="24"/>
                <w:szCs w:val="24"/>
              </w:rPr>
              <w:t>imozione</w:t>
            </w:r>
            <w:r>
              <w:rPr>
                <w:sz w:val="24"/>
                <w:szCs w:val="24"/>
              </w:rPr>
              <w:t xml:space="preserve"> prodotto</w:t>
            </w:r>
          </w:p>
        </w:tc>
      </w:tr>
      <w:tr w:rsidR="006B17FC" w14:paraId="4D15F8FD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7DE41D9" w14:textId="77777777" w:rsidR="006B17FC" w:rsidRDefault="006B17FC" w:rsidP="006536C3">
            <w:r>
              <w:t>Attori partecipanti</w:t>
            </w:r>
          </w:p>
        </w:tc>
        <w:tc>
          <w:tcPr>
            <w:tcW w:w="7648" w:type="dxa"/>
            <w:gridSpan w:val="2"/>
          </w:tcPr>
          <w:p w14:paraId="0491166D" w14:textId="4E20C749" w:rsidR="006B17FC" w:rsidRDefault="00DE616B" w:rsidP="006536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Saverio</w:t>
            </w:r>
            <w:r w:rsidR="006B17FC">
              <w:t xml:space="preserve">: </w:t>
            </w:r>
            <w:r w:rsidR="003A70CA">
              <w:t>A</w:t>
            </w:r>
            <w:r w:rsidR="00C53396">
              <w:t>mministratore</w:t>
            </w:r>
          </w:p>
        </w:tc>
      </w:tr>
      <w:tr w:rsidR="006B17FC" w:rsidRPr="00E73354" w14:paraId="41EA90D7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</w:tcPr>
          <w:p w14:paraId="5EFDCDE3" w14:textId="77777777" w:rsidR="006B17FC" w:rsidRPr="00B65565" w:rsidRDefault="006B17FC" w:rsidP="006536C3">
            <w:pPr>
              <w:rPr>
                <w:sz w:val="24"/>
                <w:szCs w:val="24"/>
              </w:rPr>
            </w:pPr>
            <w:r w:rsidRPr="00B65565">
              <w:rPr>
                <w:sz w:val="24"/>
                <w:szCs w:val="24"/>
              </w:rPr>
              <w:t>flusso degli eventi</w:t>
            </w:r>
          </w:p>
        </w:tc>
        <w:tc>
          <w:tcPr>
            <w:tcW w:w="3827" w:type="dxa"/>
          </w:tcPr>
          <w:p w14:paraId="49D05E59" w14:textId="71149792" w:rsidR="006B17FC" w:rsidRPr="00E73354" w:rsidRDefault="00C53396" w:rsidP="006536C3">
            <w:pPr>
              <w:pStyle w:val="Paragrafoelenco"/>
              <w:spacing w:after="0"/>
              <w:ind w:hanging="81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Theme="minorEastAsia"/>
                <w:b/>
                <w:bCs/>
                <w:i/>
                <w:iCs/>
              </w:rPr>
              <w:t>Amministratore</w:t>
            </w:r>
          </w:p>
        </w:tc>
        <w:tc>
          <w:tcPr>
            <w:tcW w:w="3821" w:type="dxa"/>
          </w:tcPr>
          <w:p w14:paraId="59C050DA" w14:textId="77777777" w:rsidR="006B17FC" w:rsidRPr="00E73354" w:rsidRDefault="006B17FC" w:rsidP="006536C3">
            <w:pPr>
              <w:pStyle w:val="Paragrafoelenco"/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/>
              </w:rPr>
            </w:pPr>
            <w:r w:rsidRPr="00E73354">
              <w:rPr>
                <w:b/>
                <w:i/>
              </w:rPr>
              <w:t>Sistema</w:t>
            </w:r>
          </w:p>
        </w:tc>
      </w:tr>
      <w:tr w:rsidR="006B17FC" w14:paraId="5D3F7D61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5EC3532F" w14:textId="77777777" w:rsidR="006B17FC" w:rsidRDefault="006B17FC" w:rsidP="006536C3"/>
        </w:tc>
        <w:tc>
          <w:tcPr>
            <w:tcW w:w="3827" w:type="dxa"/>
          </w:tcPr>
          <w:p w14:paraId="065B0C11" w14:textId="3D226665" w:rsidR="006B17FC" w:rsidRPr="00440BA6" w:rsidRDefault="00E267A0" w:rsidP="006536C3">
            <w:pPr>
              <w:pStyle w:val="Paragrafoelenco"/>
              <w:ind w:left="39" w:firstLine="3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eastAsiaTheme="minorEastAsia"/>
              </w:rPr>
              <w:t>Saverio</w:t>
            </w:r>
            <w:r w:rsidR="005D3053">
              <w:rPr>
                <w:rFonts w:eastAsiaTheme="minorEastAsia"/>
              </w:rPr>
              <w:t xml:space="preserve">, un amministratore della piattaforma, ha il compito </w:t>
            </w:r>
            <w:r w:rsidR="005D3053">
              <w:rPr>
                <w:rFonts w:eastAsiaTheme="minorEastAsia"/>
              </w:rPr>
              <w:lastRenderedPageBreak/>
              <w:t xml:space="preserve">di </w:t>
            </w:r>
            <w:r w:rsidR="00AC5D2A">
              <w:rPr>
                <w:rFonts w:eastAsiaTheme="minorEastAsia"/>
              </w:rPr>
              <w:t>verificare le segnalazioni effettuate dagli utenti.</w:t>
            </w:r>
            <w:r w:rsidR="00D42100">
              <w:rPr>
                <w:rFonts w:eastAsiaTheme="minorEastAsia"/>
              </w:rPr>
              <w:t xml:space="preserve"> </w:t>
            </w:r>
            <w:r w:rsidR="002A555E">
              <w:rPr>
                <w:rFonts w:eastAsiaTheme="minorEastAsia"/>
              </w:rPr>
              <w:t xml:space="preserve">Si reca </w:t>
            </w:r>
            <w:r w:rsidR="001B5DB0">
              <w:rPr>
                <w:rFonts w:eastAsiaTheme="minorEastAsia"/>
              </w:rPr>
              <w:t>nella sezione segnalazioni.</w:t>
            </w:r>
          </w:p>
        </w:tc>
        <w:tc>
          <w:tcPr>
            <w:tcW w:w="3821" w:type="dxa"/>
          </w:tcPr>
          <w:p w14:paraId="6DEAA16B" w14:textId="77777777" w:rsidR="006B17FC" w:rsidRDefault="006B17FC" w:rsidP="006536C3">
            <w:pPr>
              <w:pStyle w:val="Paragrafoelenco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17FC" w14:paraId="08C8DA1D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</w:tcPr>
          <w:p w14:paraId="338A6F07" w14:textId="77777777" w:rsidR="006B17FC" w:rsidRPr="003261F4" w:rsidRDefault="006B17FC" w:rsidP="006536C3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60D2296C" w14:textId="77777777" w:rsidR="006B17FC" w:rsidRDefault="006B17FC" w:rsidP="006536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798BF1D1" w14:textId="522EFEE6" w:rsidR="006B17FC" w:rsidRDefault="006B17FC" w:rsidP="006536C3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B92862">
              <w:t>visualizza</w:t>
            </w:r>
            <w:r w:rsidR="00397228">
              <w:t xml:space="preserve"> </w:t>
            </w:r>
            <w:r w:rsidR="00A62B0E">
              <w:t xml:space="preserve">la lista di segnalazioni </w:t>
            </w:r>
            <w:r w:rsidR="008E526E">
              <w:t>assegnate all’a</w:t>
            </w:r>
            <w:r w:rsidR="00102ADD">
              <w:t>mministratore.</w:t>
            </w:r>
          </w:p>
        </w:tc>
      </w:tr>
      <w:tr w:rsidR="00102ADD" w14:paraId="702EAB05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BEA9240" w14:textId="77777777" w:rsidR="00102ADD" w:rsidRPr="003261F4" w:rsidRDefault="00102ADD" w:rsidP="00EC0B54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70F99D41" w14:textId="58CFF3CA" w:rsidR="00102ADD" w:rsidRDefault="00102ADD" w:rsidP="00EC0B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L’amministratore </w:t>
            </w:r>
            <w:r w:rsidR="00B21E52">
              <w:t xml:space="preserve">decide di </w:t>
            </w:r>
            <w:r w:rsidR="00CA2752">
              <w:t>risolvere la segnal</w:t>
            </w:r>
            <w:r w:rsidR="00084D70">
              <w:t>a</w:t>
            </w:r>
            <w:r w:rsidR="00CA2752">
              <w:t xml:space="preserve">zione n°33656 e </w:t>
            </w:r>
            <w:r w:rsidR="00C153A4">
              <w:t>la selez</w:t>
            </w:r>
            <w:r w:rsidR="00084D70">
              <w:t>i</w:t>
            </w:r>
            <w:r w:rsidR="00C153A4">
              <w:t>ona.</w:t>
            </w:r>
          </w:p>
        </w:tc>
        <w:tc>
          <w:tcPr>
            <w:tcW w:w="3821" w:type="dxa"/>
          </w:tcPr>
          <w:p w14:paraId="3312B821" w14:textId="77777777" w:rsidR="00102ADD" w:rsidRDefault="00102ADD" w:rsidP="00EC0B54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53A4" w14:paraId="67539E1D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D42771" w14:textId="77777777" w:rsidR="00C153A4" w:rsidRPr="003261F4" w:rsidRDefault="00C153A4" w:rsidP="00C91B7D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15FA0786" w14:textId="77777777" w:rsidR="00C153A4" w:rsidRDefault="00C153A4" w:rsidP="00C91B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33FF61B1" w14:textId="0CE4308D" w:rsidR="00C153A4" w:rsidRDefault="00C153A4" w:rsidP="00C91B7D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F6280C">
              <w:t xml:space="preserve">visualizza </w:t>
            </w:r>
            <w:r w:rsidR="00D9244F">
              <w:t>tutt</w:t>
            </w:r>
            <w:r w:rsidR="0040330C">
              <w:t>i i dettagli di quella segnalazione.</w:t>
            </w:r>
          </w:p>
        </w:tc>
      </w:tr>
      <w:tr w:rsidR="00C153A4" w14:paraId="4715F55C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C7C04E4" w14:textId="77777777" w:rsidR="00C153A4" w:rsidRPr="003261F4" w:rsidRDefault="00C153A4" w:rsidP="00C91B7D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CD4451F" w14:textId="6916D0AB" w:rsidR="00C153A4" w:rsidRDefault="00C5070D" w:rsidP="00C91B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L’amministratore legge la </w:t>
            </w:r>
            <w:r w:rsidR="00FE60FF">
              <w:t>motivazione della segnalazione</w:t>
            </w:r>
            <w:r>
              <w:t xml:space="preserve"> </w:t>
            </w:r>
            <w:r w:rsidR="00A02556">
              <w:t xml:space="preserve">“descrizione del prodotto errata” </w:t>
            </w:r>
            <w:r w:rsidR="002A2D7A">
              <w:t xml:space="preserve">e </w:t>
            </w:r>
            <w:r w:rsidR="008E45C1">
              <w:t xml:space="preserve">ne </w:t>
            </w:r>
            <w:r w:rsidR="002A2D7A">
              <w:t>verifica</w:t>
            </w:r>
            <w:r w:rsidR="00314D5F">
              <w:t xml:space="preserve"> </w:t>
            </w:r>
            <w:r w:rsidR="008E45C1">
              <w:t>la</w:t>
            </w:r>
            <w:r w:rsidR="00E03613">
              <w:t xml:space="preserve"> veri</w:t>
            </w:r>
            <w:r w:rsidR="00D64345">
              <w:t xml:space="preserve">dicità </w:t>
            </w:r>
            <w:r w:rsidR="00C841C4">
              <w:t>aprendo la pagina del relativo prodotto.</w:t>
            </w:r>
          </w:p>
        </w:tc>
        <w:tc>
          <w:tcPr>
            <w:tcW w:w="3821" w:type="dxa"/>
          </w:tcPr>
          <w:p w14:paraId="466C62C5" w14:textId="77777777" w:rsidR="00C153A4" w:rsidRDefault="00C153A4" w:rsidP="00C91B7D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53A4" w14:paraId="7D664129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BB056AE" w14:textId="77777777" w:rsidR="00C153A4" w:rsidRPr="003261F4" w:rsidRDefault="00C153A4" w:rsidP="00C91B7D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76FA1D56" w14:textId="77777777" w:rsidR="00C153A4" w:rsidRDefault="00C153A4" w:rsidP="00C91B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74445B0F" w14:textId="6A531778" w:rsidR="00C153A4" w:rsidRDefault="00F302D4" w:rsidP="00C91B7D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visualizza la pagina del prodotto.</w:t>
            </w:r>
          </w:p>
        </w:tc>
      </w:tr>
      <w:tr w:rsidR="00F302D4" w14:paraId="4B3285B8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958240" w14:textId="77777777" w:rsidR="00F302D4" w:rsidRPr="003261F4" w:rsidRDefault="00F302D4" w:rsidP="006F2173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69B298BB" w14:textId="1ADD1D88" w:rsidR="00F302D4" w:rsidRDefault="00617D02" w:rsidP="006F21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Dopo aver verificato la segnalazione l’amministratore decide di rimuovere </w:t>
            </w:r>
            <w:r w:rsidR="00C84847">
              <w:t>il prodotto.</w:t>
            </w:r>
          </w:p>
        </w:tc>
        <w:tc>
          <w:tcPr>
            <w:tcW w:w="3821" w:type="dxa"/>
          </w:tcPr>
          <w:p w14:paraId="039A22B7" w14:textId="77777777" w:rsidR="00F302D4" w:rsidRDefault="00F302D4" w:rsidP="006F2173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84847" w14:paraId="0B1DA3B1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321681" w14:textId="77777777" w:rsidR="00C84847" w:rsidRPr="003261F4" w:rsidRDefault="00C84847" w:rsidP="00563771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7964F53" w14:textId="77777777" w:rsidR="00C84847" w:rsidRDefault="00C84847" w:rsidP="005637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2C6DCB51" w14:textId="51B5E734" w:rsidR="00C84847" w:rsidRDefault="008A3523" w:rsidP="00563771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notifica dell’avvenuta rimozione del </w:t>
            </w:r>
            <w:r w:rsidR="003F039A">
              <w:t>prodotto.</w:t>
            </w:r>
          </w:p>
        </w:tc>
      </w:tr>
      <w:tr w:rsidR="007D51D7" w14:paraId="7AEE1C9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5505CD4" w14:textId="77777777" w:rsidR="007D51D7" w:rsidRPr="003261F4" w:rsidRDefault="007D51D7" w:rsidP="0015659C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07060637" w14:textId="2CE9D2CD" w:rsidR="007D51D7" w:rsidRDefault="005C0C4C" w:rsidP="001565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L’amministra</w:t>
            </w:r>
            <w:r w:rsidR="000A59CA">
              <w:t>tore infine chiude la segnalazione.</w:t>
            </w:r>
          </w:p>
        </w:tc>
        <w:tc>
          <w:tcPr>
            <w:tcW w:w="3821" w:type="dxa"/>
          </w:tcPr>
          <w:p w14:paraId="0D290D41" w14:textId="77777777" w:rsidR="007D51D7" w:rsidRDefault="007D51D7" w:rsidP="0015659C">
            <w:pPr>
              <w:pStyle w:val="Paragrafoelenco"/>
              <w:ind w:left="3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A59CA" w14:paraId="42689CA0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FD6F5B2" w14:textId="77777777" w:rsidR="000A59CA" w:rsidRPr="003261F4" w:rsidRDefault="000A59CA" w:rsidP="00EA51A4">
            <w:pPr>
              <w:rPr>
                <w:sz w:val="24"/>
                <w:szCs w:val="24"/>
              </w:rPr>
            </w:pPr>
          </w:p>
        </w:tc>
        <w:tc>
          <w:tcPr>
            <w:tcW w:w="3827" w:type="dxa"/>
          </w:tcPr>
          <w:p w14:paraId="249C9FDB" w14:textId="77777777" w:rsidR="000A59CA" w:rsidRDefault="000A59CA" w:rsidP="00EA51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1" w:type="dxa"/>
          </w:tcPr>
          <w:p w14:paraId="27AD6782" w14:textId="38CB1961" w:rsidR="000A59CA" w:rsidRDefault="000A59CA" w:rsidP="00EA51A4">
            <w:pPr>
              <w:pStyle w:val="Paragrafoelenco"/>
              <w:ind w:left="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dell’avvenuta chiusura de</w:t>
            </w:r>
            <w:r w:rsidR="00945A26">
              <w:t>lla segnalazione.</w:t>
            </w:r>
          </w:p>
        </w:tc>
      </w:tr>
    </w:tbl>
    <w:p w14:paraId="1C505D6E" w14:textId="6F50C568" w:rsidR="00834CE3" w:rsidRPr="003261F4" w:rsidRDefault="00834CE3" w:rsidP="1AB6C2A4">
      <w:pPr>
        <w:rPr>
          <w:rFonts w:ascii="Calibri Light" w:eastAsia="Calibri" w:hAnsi="Calibri Light"/>
          <w:color w:val="7B230B" w:themeColor="accent1" w:themeShade="BF"/>
          <w:szCs w:val="28"/>
        </w:rPr>
      </w:pPr>
    </w:p>
    <w:p w14:paraId="0E55DC56" w14:textId="77777777" w:rsidR="00834CE3" w:rsidRPr="003261F4" w:rsidRDefault="00834CE3" w:rsidP="00E500A0">
      <w:pPr>
        <w:rPr>
          <w:rFonts w:eastAsiaTheme="majorEastAsia" w:cstheme="majorBidi"/>
          <w:color w:val="7B230B" w:themeColor="accent1" w:themeShade="BF"/>
          <w:sz w:val="36"/>
          <w:szCs w:val="26"/>
        </w:rPr>
      </w:pPr>
    </w:p>
    <w:p w14:paraId="746FF807" w14:textId="7D913B37" w:rsidR="0041294D" w:rsidRPr="003261F4" w:rsidRDefault="0F9E9609" w:rsidP="0023111B">
      <w:pPr>
        <w:pStyle w:val="Titolo3"/>
        <w:ind w:firstLine="708"/>
      </w:pPr>
      <w:bookmarkStart w:id="18" w:name="_Toc95649709"/>
      <w:r>
        <w:t>3.4.2 Casi d’uso</w:t>
      </w:r>
      <w:bookmarkEnd w:id="18"/>
    </w:p>
    <w:p w14:paraId="49E03123" w14:textId="6601E079" w:rsidR="008D6054" w:rsidRPr="003261F4" w:rsidRDefault="00F55426" w:rsidP="00E15EA3">
      <w:r w:rsidRPr="003261F4">
        <w:t xml:space="preserve"> </w:t>
      </w:r>
    </w:p>
    <w:p w14:paraId="28DF7E42" w14:textId="5B2A468D" w:rsidR="00F55426" w:rsidRPr="003261F4" w:rsidRDefault="0F9E9609" w:rsidP="006F0522">
      <w:pPr>
        <w:pStyle w:val="Titolo4"/>
      </w:pPr>
      <w:r w:rsidRPr="0F9E9609">
        <w:rPr>
          <w:rStyle w:val="Titolo4Carattere"/>
        </w:rPr>
        <w:t>UC_GU</w:t>
      </w:r>
      <w:r>
        <w:t xml:space="preserve">: Use Case </w:t>
      </w:r>
      <w:proofErr w:type="spellStart"/>
      <w:r>
        <w:t>Diagram</w:t>
      </w:r>
      <w:proofErr w:type="spellEnd"/>
      <w:r>
        <w:t xml:space="preserve"> Gestione Utente</w:t>
      </w:r>
    </w:p>
    <w:p w14:paraId="1DA467E4" w14:textId="26912AB8" w:rsidR="00F34F00" w:rsidRDefault="00E8594E" w:rsidP="00E15E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7E900" wp14:editId="1090C458">
            <wp:extent cx="3140710" cy="4813277"/>
            <wp:effectExtent l="0" t="0" r="254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057" cy="48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E07" w14:textId="120247EF" w:rsidR="00FF2F1B" w:rsidRPr="00444CBB" w:rsidRDefault="00FF2F1B" w:rsidP="006D708E">
      <w:pPr>
        <w:pStyle w:val="Titolo5"/>
      </w:pPr>
      <w:r w:rsidRPr="003261F4">
        <w:t>UC_GU</w:t>
      </w:r>
      <w:r w:rsidRPr="003261F4">
        <w:rPr>
          <w:bCs/>
        </w:rPr>
        <w:t>1</w:t>
      </w:r>
      <w:r>
        <w:rPr>
          <w:bCs/>
        </w:rPr>
        <w:t xml:space="preserve"> </w:t>
      </w:r>
      <w:r w:rsidRPr="003261F4">
        <w:t xml:space="preserve">Registrare un nuovo account </w:t>
      </w:r>
      <w:r>
        <w:t>cliente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3404F1" w:rsidRPr="003261F4" w14:paraId="185AF23C" w14:textId="77777777" w:rsidTr="005D6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6FD5126A" w14:textId="77777777" w:rsidR="003404F1" w:rsidRPr="003261F4" w:rsidRDefault="003404F1" w:rsidP="007E1557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5C306045" w14:textId="6540DC5F" w:rsidR="003404F1" w:rsidRPr="003261F4" w:rsidRDefault="003404F1" w:rsidP="007E1557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</w:t>
            </w:r>
            <w:r w:rsidR="00A87BC4" w:rsidRPr="003261F4">
              <w:rPr>
                <w:i/>
                <w:iCs/>
              </w:rPr>
              <w:t>GU</w:t>
            </w:r>
            <w:r w:rsidR="00A87BC4" w:rsidRPr="003261F4">
              <w:rPr>
                <w:bCs w:val="0"/>
                <w:i/>
                <w:iCs/>
              </w:rPr>
              <w:t>1</w:t>
            </w:r>
          </w:p>
        </w:tc>
        <w:tc>
          <w:tcPr>
            <w:tcW w:w="3603" w:type="dxa"/>
            <w:vMerge w:val="restart"/>
          </w:tcPr>
          <w:p w14:paraId="46EA2955" w14:textId="1C7CBC99" w:rsidR="003404F1" w:rsidRPr="003261F4" w:rsidRDefault="003404F1" w:rsidP="007E1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 xml:space="preserve">Registrare un nuovo account </w:t>
            </w:r>
            <w:r w:rsidR="001578F5">
              <w:rPr>
                <w:i/>
                <w:iCs/>
              </w:rPr>
              <w:t>cliente</w:t>
            </w:r>
          </w:p>
        </w:tc>
        <w:tc>
          <w:tcPr>
            <w:tcW w:w="1765" w:type="dxa"/>
            <w:gridSpan w:val="2"/>
          </w:tcPr>
          <w:p w14:paraId="20407BCC" w14:textId="77777777" w:rsidR="003404F1" w:rsidRPr="003261F4" w:rsidRDefault="003404F1" w:rsidP="007E1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64D9F362" w14:textId="3F4FBF59" w:rsidR="003404F1" w:rsidRPr="003261F4" w:rsidRDefault="00ED50E2" w:rsidP="007E1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3404F1" w:rsidRPr="003261F4" w14:paraId="0477D6D0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740BB665" w14:textId="77777777" w:rsidR="003404F1" w:rsidRPr="003261F4" w:rsidRDefault="003404F1" w:rsidP="007E1557"/>
        </w:tc>
        <w:tc>
          <w:tcPr>
            <w:tcW w:w="3603" w:type="dxa"/>
            <w:vMerge/>
          </w:tcPr>
          <w:p w14:paraId="00612F4A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2B5FE142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18515D5F" w14:textId="25415BE1" w:rsidR="003404F1" w:rsidRPr="003261F4" w:rsidRDefault="00EE56BA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</w:t>
            </w:r>
            <w:r w:rsidR="00C423B7" w:rsidRPr="003261F4">
              <w:rPr>
                <w:bCs/>
                <w:i/>
                <w:iCs/>
              </w:rPr>
              <w:t>.</w:t>
            </w:r>
            <w:r>
              <w:rPr>
                <w:bCs/>
                <w:i/>
                <w:iCs/>
              </w:rPr>
              <w:t>1</w:t>
            </w:r>
          </w:p>
        </w:tc>
      </w:tr>
      <w:tr w:rsidR="003404F1" w:rsidRPr="003261F4" w14:paraId="73FE07FD" w14:textId="77777777" w:rsidTr="009028B7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0478A01D" w14:textId="77777777" w:rsidR="003404F1" w:rsidRPr="003261F4" w:rsidRDefault="003404F1" w:rsidP="007E1557"/>
        </w:tc>
        <w:tc>
          <w:tcPr>
            <w:tcW w:w="3603" w:type="dxa"/>
            <w:vMerge/>
          </w:tcPr>
          <w:p w14:paraId="22A33501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6A35313E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15AEF51D" w14:textId="2C9789A2" w:rsidR="003404F1" w:rsidRPr="003261F4" w:rsidRDefault="000435B3" w:rsidP="59CAC8E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Abbatiello Giuseppe</w:t>
            </w:r>
          </w:p>
        </w:tc>
      </w:tr>
      <w:tr w:rsidR="003404F1" w:rsidRPr="003261F4" w14:paraId="14D0B706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385666C" w14:textId="77777777" w:rsidR="003404F1" w:rsidRPr="003261F4" w:rsidRDefault="003404F1" w:rsidP="007E1557">
            <w:r w:rsidRPr="003261F4">
              <w:lastRenderedPageBreak/>
              <w:t>Descrizione</w:t>
            </w:r>
          </w:p>
        </w:tc>
        <w:tc>
          <w:tcPr>
            <w:tcW w:w="7116" w:type="dxa"/>
            <w:gridSpan w:val="4"/>
          </w:tcPr>
          <w:p w14:paraId="5FB744A1" w14:textId="30733522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fornisce la funzionalità di registrazione di un nuovo </w:t>
            </w:r>
            <w:r w:rsidR="007D3F14">
              <w:rPr>
                <w:bCs/>
                <w:i/>
                <w:iCs/>
              </w:rPr>
              <w:t>cliente</w:t>
            </w:r>
            <w:r w:rsidR="000066D3">
              <w:rPr>
                <w:bCs/>
                <w:i/>
                <w:iCs/>
              </w:rPr>
              <w:t>.</w:t>
            </w:r>
          </w:p>
        </w:tc>
      </w:tr>
      <w:tr w:rsidR="003404F1" w:rsidRPr="003261F4" w14:paraId="6A380414" w14:textId="77777777" w:rsidTr="009028B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60A0F30" w14:textId="77777777" w:rsidR="003404F1" w:rsidRPr="003261F4" w:rsidRDefault="003404F1" w:rsidP="007E1557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6AF56C24" w14:textId="2CA1AA0A" w:rsidR="003404F1" w:rsidRPr="003261F4" w:rsidRDefault="006E3D97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Ospite</w:t>
            </w:r>
          </w:p>
          <w:p w14:paraId="64429AC3" w14:textId="421C4EEF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9" w:name="_Int_AV7Ex3IP"/>
            <w:proofErr w:type="gramStart"/>
            <w:r w:rsidRPr="003261F4">
              <w:rPr>
                <w:bCs/>
              </w:rPr>
              <w:t>E’</w:t>
            </w:r>
            <w:bookmarkEnd w:id="19"/>
            <w:proofErr w:type="gramEnd"/>
            <w:r w:rsidRPr="003261F4">
              <w:rPr>
                <w:bCs/>
              </w:rPr>
              <w:t xml:space="preserve"> interessato a registrarsi al sistema per poter utilizzare le funzionalità riservate a</w:t>
            </w:r>
            <w:r w:rsidR="006772FD">
              <w:rPr>
                <w:bCs/>
              </w:rPr>
              <w:t>i clienti</w:t>
            </w:r>
            <w:r w:rsidR="006F6EEB" w:rsidRPr="003261F4">
              <w:rPr>
                <w:bCs/>
              </w:rPr>
              <w:t>.</w:t>
            </w:r>
          </w:p>
        </w:tc>
      </w:tr>
      <w:tr w:rsidR="003404F1" w:rsidRPr="003261F4" w14:paraId="15F4C162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20159EC" w14:textId="77777777" w:rsidR="003404F1" w:rsidRPr="003261F4" w:rsidRDefault="003404F1" w:rsidP="007E1557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08E3605F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3404F1" w:rsidRPr="003261F4" w14:paraId="7D816724" w14:textId="77777777" w:rsidTr="009028B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9AB7ECB" w14:textId="77777777" w:rsidR="003404F1" w:rsidRPr="003261F4" w:rsidRDefault="003404F1" w:rsidP="007E1557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732C1729" w14:textId="7722A9A3" w:rsidR="003404F1" w:rsidRPr="003261F4" w:rsidRDefault="00C540F2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Il sistema fornisce un</w:t>
            </w:r>
            <w:r w:rsidR="003404F1" w:rsidRPr="003261F4">
              <w:t xml:space="preserve"> comando per effettuare la registrazione.</w:t>
            </w:r>
          </w:p>
        </w:tc>
      </w:tr>
      <w:tr w:rsidR="0057534B" w:rsidRPr="003261F4" w14:paraId="39010935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7CB0B98" w14:textId="77777777" w:rsidR="0057534B" w:rsidRPr="003261F4" w:rsidRDefault="0057534B" w:rsidP="00E552BA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23389F0E" w14:textId="3EA5487D" w:rsidR="0057534B" w:rsidRPr="003261F4" w:rsidRDefault="0057534B" w:rsidP="00E552BA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4"/>
          </w:tcPr>
          <w:p w14:paraId="4E3A98B4" w14:textId="65A91436" w:rsidR="0057534B" w:rsidRPr="00103F1B" w:rsidRDefault="0057534B" w:rsidP="00103F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La registrazione è avvenuta con successo </w:t>
            </w:r>
            <w:r w:rsidR="00E414B0">
              <w:rPr>
                <w:bCs/>
              </w:rPr>
              <w:t xml:space="preserve">e l’ospite potrà effettuare </w:t>
            </w:r>
            <w:r w:rsidR="003F599C">
              <w:rPr>
                <w:bCs/>
              </w:rPr>
              <w:t>le funzionalità riservate al cliente.</w:t>
            </w:r>
          </w:p>
        </w:tc>
      </w:tr>
      <w:tr w:rsidR="003404F1" w:rsidRPr="003261F4" w14:paraId="10A27B58" w14:textId="77777777" w:rsidTr="009028B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5D8DF3E" w14:textId="77777777" w:rsidR="003404F1" w:rsidRPr="003261F4" w:rsidRDefault="003404F1" w:rsidP="00E552BA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1BF94470" w14:textId="23E260B8" w:rsidR="003404F1" w:rsidRPr="003261F4" w:rsidRDefault="003404F1" w:rsidP="00E552BA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44C33A5B" w14:textId="67219F7C" w:rsidR="003404F1" w:rsidRPr="003261F4" w:rsidRDefault="00D65BA7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La registrazione non è avvenuta con successo.</w:t>
            </w:r>
          </w:p>
        </w:tc>
      </w:tr>
      <w:tr w:rsidR="003404F1" w:rsidRPr="003261F4" w14:paraId="5BC1F12B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462A0FB" w14:textId="77777777" w:rsidR="003404F1" w:rsidRPr="003261F4" w:rsidRDefault="003404F1" w:rsidP="007E1557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16C69800" w14:textId="06C1B417" w:rsidR="003404F1" w:rsidRPr="003261F4" w:rsidRDefault="00FB6575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Elevata</w:t>
            </w:r>
          </w:p>
        </w:tc>
      </w:tr>
      <w:tr w:rsidR="003404F1" w:rsidRPr="003261F4" w14:paraId="6923F464" w14:textId="77777777" w:rsidTr="009028B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A4DEF2A" w14:textId="77777777" w:rsidR="003404F1" w:rsidRPr="003261F4" w:rsidRDefault="003404F1" w:rsidP="007E1557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5ADCF15A" w14:textId="74102C9D" w:rsidR="003404F1" w:rsidRPr="003261F4" w:rsidRDefault="00472993" w:rsidP="1222B31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50 </w:t>
            </w:r>
            <w:r w:rsidR="31C4437B" w:rsidRPr="003261F4">
              <w:t>usi/giorno</w:t>
            </w:r>
          </w:p>
        </w:tc>
      </w:tr>
      <w:tr w:rsidR="003404F1" w:rsidRPr="003261F4" w14:paraId="49A132E6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3639358" w14:textId="77777777" w:rsidR="003404F1" w:rsidRPr="003261F4" w:rsidRDefault="003404F1" w:rsidP="007E1557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3E1869D7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3404F1" w:rsidRPr="003261F4" w14:paraId="289D7361" w14:textId="77777777" w:rsidTr="009028B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82A7A92" w14:textId="77777777" w:rsidR="003404F1" w:rsidRPr="003261F4" w:rsidRDefault="003404F1" w:rsidP="007E1557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20AD04CA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3404F1" w:rsidRPr="003261F4" w14:paraId="70DF6E18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3B601A58" w14:textId="77777777" w:rsidR="003404F1" w:rsidRPr="003261F4" w:rsidRDefault="003404F1" w:rsidP="007E1557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3404F1" w:rsidRPr="003261F4" w14:paraId="2C45210F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68F7D8A" w14:textId="77777777" w:rsidR="003404F1" w:rsidRPr="003261F4" w:rsidRDefault="003404F1" w:rsidP="007E1557">
            <w:r w:rsidRPr="003261F4">
              <w:t>1</w:t>
            </w:r>
          </w:p>
        </w:tc>
        <w:tc>
          <w:tcPr>
            <w:tcW w:w="1275" w:type="dxa"/>
            <w:gridSpan w:val="2"/>
          </w:tcPr>
          <w:p w14:paraId="09CFE37D" w14:textId="457744F3" w:rsidR="003404F1" w:rsidRPr="003261F4" w:rsidRDefault="00F03553" w:rsidP="007E1557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Ospite</w:t>
            </w:r>
            <w:r w:rsidR="003404F1" w:rsidRPr="003261F4">
              <w:t>:</w:t>
            </w:r>
          </w:p>
        </w:tc>
        <w:tc>
          <w:tcPr>
            <w:tcW w:w="8045" w:type="dxa"/>
            <w:gridSpan w:val="5"/>
          </w:tcPr>
          <w:p w14:paraId="0756E969" w14:textId="3CDDDCA0" w:rsidR="003404F1" w:rsidRPr="003261F4" w:rsidRDefault="003404F1" w:rsidP="007E1557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Richiede di potersi registrare </w:t>
            </w:r>
            <w:r w:rsidR="00B37E04" w:rsidRPr="003261F4">
              <w:t>nel sistema</w:t>
            </w:r>
            <w:r w:rsidR="00472993">
              <w:t xml:space="preserve"> come cliente</w:t>
            </w:r>
            <w:r w:rsidR="00B37E04" w:rsidRPr="003261F4">
              <w:t xml:space="preserve"> </w:t>
            </w:r>
            <w:r w:rsidRPr="003261F4">
              <w:t>attraverso il comando apposito.</w:t>
            </w:r>
            <w:r w:rsidR="00204ED1">
              <w:t xml:space="preserve"> (</w:t>
            </w:r>
            <w:hyperlink w:anchor="_MU_2_Homepage_–" w:history="1">
              <w:r w:rsidR="001027AE">
                <w:rPr>
                  <w:rStyle w:val="Collegamentoipertestuale"/>
                </w:rPr>
                <w:t>MU_2</w:t>
              </w:r>
            </w:hyperlink>
            <w:r w:rsidR="00204ED1">
              <w:t>)</w:t>
            </w:r>
          </w:p>
        </w:tc>
      </w:tr>
      <w:tr w:rsidR="003404F1" w:rsidRPr="003261F4" w14:paraId="7D88CEB5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731213F6" w14:textId="77777777" w:rsidR="003404F1" w:rsidRPr="003261F4" w:rsidRDefault="003404F1" w:rsidP="007E1557">
            <w:r w:rsidRPr="003261F4">
              <w:t>2</w:t>
            </w:r>
          </w:p>
        </w:tc>
        <w:tc>
          <w:tcPr>
            <w:tcW w:w="1275" w:type="dxa"/>
            <w:gridSpan w:val="2"/>
          </w:tcPr>
          <w:p w14:paraId="1794CA91" w14:textId="77777777" w:rsidR="003404F1" w:rsidRPr="003261F4" w:rsidRDefault="003404F1" w:rsidP="007E1557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1B767F04" w14:textId="3B3DA0E7" w:rsidR="00BA1799" w:rsidRDefault="7A68B82A" w:rsidP="7A68B8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che richiede l'inserimento di:</w:t>
            </w:r>
          </w:p>
          <w:p w14:paraId="5BD9B4BA" w14:textId="6C18FE50" w:rsidR="005540CF" w:rsidRDefault="00C742E3" w:rsidP="00655CA6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Nome utente: Stringa</w:t>
            </w:r>
            <w:r>
              <w:t>.</w:t>
            </w:r>
          </w:p>
          <w:p w14:paraId="12F21205" w14:textId="6C869436" w:rsidR="00C742E3" w:rsidRDefault="00C742E3" w:rsidP="00FE4A92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e cognome: Stringa</w:t>
            </w:r>
            <w:r w:rsidR="00601E46">
              <w:t xml:space="preserve"> di caratteri </w:t>
            </w:r>
            <w:r w:rsidR="007503E0">
              <w:t>alfabetici</w:t>
            </w:r>
            <w:r>
              <w:t>.</w:t>
            </w:r>
          </w:p>
          <w:p w14:paraId="4EE1C74D" w14:textId="472C716F" w:rsidR="00C742E3" w:rsidRDefault="00C742E3" w:rsidP="00B3406F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42E3">
              <w:t>e-mail: Stringa.</w:t>
            </w:r>
          </w:p>
          <w:p w14:paraId="79862485" w14:textId="3CCADB31" w:rsidR="004368A7" w:rsidRDefault="004368A7" w:rsidP="00B3406F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Indirizzo</w:t>
            </w:r>
            <w:r w:rsidR="000C4ABF">
              <w:t>: Stringa.</w:t>
            </w:r>
          </w:p>
          <w:p w14:paraId="5053A87F" w14:textId="7965CF88" w:rsidR="00C742E3" w:rsidRDefault="00C742E3" w:rsidP="00FE4A92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42E3">
              <w:lastRenderedPageBreak/>
              <w:t xml:space="preserve">Password: Stringa di almeno </w:t>
            </w:r>
            <w:proofErr w:type="gramStart"/>
            <w:r w:rsidRPr="00C742E3">
              <w:t>8</w:t>
            </w:r>
            <w:proofErr w:type="gramEnd"/>
            <w:r w:rsidRPr="00C742E3">
              <w:t xml:space="preserve"> caratteri, di cui almeno una cifra e almeno una lettera.</w:t>
            </w:r>
          </w:p>
          <w:p w14:paraId="4A16C32C" w14:textId="56E57E37" w:rsidR="00FE4A92" w:rsidRDefault="00FE4A92" w:rsidP="00FE4A92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92">
              <w:t>Conferma password: Stringa formato analogo alla password.</w:t>
            </w:r>
          </w:p>
          <w:p w14:paraId="3E168BB8" w14:textId="685C53B9" w:rsidR="00FE4A92" w:rsidRDefault="00FE4A92" w:rsidP="00FE4A92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4A92">
              <w:t xml:space="preserve">Data di nascita: Stringa </w:t>
            </w:r>
            <w:r w:rsidR="0023591D">
              <w:t xml:space="preserve">in </w:t>
            </w:r>
            <w:r w:rsidRPr="00FE4A92">
              <w:t>formato DD/MM/YYYY</w:t>
            </w:r>
            <w:r>
              <w:t>.</w:t>
            </w:r>
          </w:p>
          <w:p w14:paraId="7679A923" w14:textId="7771DD34" w:rsidR="00FE4A92" w:rsidRPr="003261F4" w:rsidRDefault="00FE4A92" w:rsidP="00075BE3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Numero </w:t>
            </w:r>
            <w:r w:rsidR="00F34575">
              <w:t>telefonico</w:t>
            </w:r>
            <w:r>
              <w:t xml:space="preserve">: </w:t>
            </w:r>
            <w:r w:rsidR="009D670A">
              <w:t>Stringa di caratteri numerici</w:t>
            </w:r>
            <w:r w:rsidR="00B3406F">
              <w:t>.</w:t>
            </w:r>
          </w:p>
          <w:p w14:paraId="2BA1E988" w14:textId="78520177" w:rsidR="003404F1" w:rsidRPr="003261F4" w:rsidRDefault="7A68B82A" w:rsidP="00B3406F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0" w:name="_Int_Gw0Xg6vj"/>
            <w:proofErr w:type="gramStart"/>
            <w:r w:rsidRPr="003261F4">
              <w:t>Tutti i campi suddetti,</w:t>
            </w:r>
            <w:bookmarkEnd w:id="20"/>
            <w:proofErr w:type="gramEnd"/>
            <w:r w:rsidRPr="003261F4">
              <w:t xml:space="preserve"> sono obbligatori.</w:t>
            </w:r>
          </w:p>
        </w:tc>
      </w:tr>
      <w:tr w:rsidR="003404F1" w:rsidRPr="003261F4" w14:paraId="2FA7DECA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46F00D3" w14:textId="77777777" w:rsidR="003404F1" w:rsidRPr="003261F4" w:rsidRDefault="003404F1" w:rsidP="007E1557">
            <w:r w:rsidRPr="003261F4">
              <w:lastRenderedPageBreak/>
              <w:t>3</w:t>
            </w:r>
          </w:p>
        </w:tc>
        <w:tc>
          <w:tcPr>
            <w:tcW w:w="1275" w:type="dxa"/>
            <w:gridSpan w:val="2"/>
          </w:tcPr>
          <w:p w14:paraId="317F56ED" w14:textId="340DD730" w:rsidR="003404F1" w:rsidRPr="003261F4" w:rsidRDefault="00DF5137" w:rsidP="007E1557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Ospite</w:t>
            </w:r>
            <w:r w:rsidR="003404F1" w:rsidRPr="003261F4">
              <w:t>:</w:t>
            </w:r>
          </w:p>
        </w:tc>
        <w:tc>
          <w:tcPr>
            <w:tcW w:w="8045" w:type="dxa"/>
            <w:gridSpan w:val="5"/>
          </w:tcPr>
          <w:p w14:paraId="7D368561" w14:textId="3DF7874E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Riempie tutti i campi obbligatori e </w:t>
            </w:r>
            <w:r w:rsidR="00ED238B" w:rsidRPr="003261F4">
              <w:t xml:space="preserve">attraverso il comando </w:t>
            </w:r>
            <w:r w:rsidRPr="003261F4">
              <w:t xml:space="preserve">sottomette la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compilata.</w:t>
            </w:r>
            <w:r w:rsidR="00CC7B0D">
              <w:t xml:space="preserve"> (</w:t>
            </w:r>
            <w:hyperlink w:anchor="_MU_2_Registrazione_di" w:history="1">
              <w:r w:rsidR="00CC7B0D" w:rsidRPr="00CC7B0D">
                <w:rPr>
                  <w:rStyle w:val="Collegamentoipertestuale"/>
                </w:rPr>
                <w:t>MU_5</w:t>
              </w:r>
            </w:hyperlink>
            <w:r w:rsidR="00CC7B0D">
              <w:t>)</w:t>
            </w:r>
          </w:p>
        </w:tc>
      </w:tr>
      <w:tr w:rsidR="003404F1" w:rsidRPr="003261F4" w14:paraId="6A715E45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61AAB4C" w14:textId="77777777" w:rsidR="003404F1" w:rsidRPr="003261F4" w:rsidRDefault="003404F1" w:rsidP="007E1557">
            <w:r w:rsidRPr="003261F4">
              <w:t>4</w:t>
            </w:r>
          </w:p>
        </w:tc>
        <w:tc>
          <w:tcPr>
            <w:tcW w:w="1275" w:type="dxa"/>
            <w:gridSpan w:val="2"/>
          </w:tcPr>
          <w:p w14:paraId="582A5A20" w14:textId="77777777" w:rsidR="003404F1" w:rsidRPr="003261F4" w:rsidRDefault="003404F1" w:rsidP="007E1557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6BD05D75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Verifica che:</w:t>
            </w:r>
          </w:p>
          <w:p w14:paraId="339E378F" w14:textId="77777777" w:rsidR="003404F1" w:rsidRPr="003261F4" w:rsidRDefault="003404F1" w:rsidP="007E1557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tutti i campi obbligatori siano stati compilati.</w:t>
            </w:r>
          </w:p>
          <w:p w14:paraId="6887B8E3" w14:textId="4B1F02E8" w:rsidR="003404F1" w:rsidRPr="003261F4" w:rsidRDefault="7A68B82A" w:rsidP="007E1557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l’username non sia già in uso.</w:t>
            </w:r>
          </w:p>
          <w:p w14:paraId="39CCB927" w14:textId="77777777" w:rsidR="003404F1" w:rsidRPr="003261F4" w:rsidRDefault="003404F1" w:rsidP="007E1557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le password inserite siano uguali.</w:t>
            </w:r>
          </w:p>
          <w:p w14:paraId="4D37A2E7" w14:textId="274CF334" w:rsidR="003404F1" w:rsidRPr="003261F4" w:rsidRDefault="003404F1" w:rsidP="007E1557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• la password sia lunga almeno </w:t>
            </w:r>
            <w:proofErr w:type="gramStart"/>
            <w:r w:rsidRPr="003261F4">
              <w:t>8</w:t>
            </w:r>
            <w:proofErr w:type="gramEnd"/>
            <w:r w:rsidRPr="003261F4">
              <w:t xml:space="preserve"> caratteri</w:t>
            </w:r>
            <w:r w:rsidR="00A965F7">
              <w:t xml:space="preserve">, </w:t>
            </w:r>
            <w:r w:rsidRPr="003261F4">
              <w:t xml:space="preserve">contenga almeno un </w:t>
            </w:r>
            <w:r w:rsidR="00A965F7">
              <w:t xml:space="preserve">numero, </w:t>
            </w:r>
            <w:r w:rsidRPr="003261F4">
              <w:t>una lettera</w:t>
            </w:r>
            <w:r w:rsidR="00A965F7">
              <w:t xml:space="preserve"> e un carattere speciale</w:t>
            </w:r>
            <w:r w:rsidRPr="003261F4">
              <w:t>.</w:t>
            </w:r>
          </w:p>
        </w:tc>
      </w:tr>
      <w:tr w:rsidR="003404F1" w:rsidRPr="003261F4" w14:paraId="3AE99AB4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A3A5B8E" w14:textId="77777777" w:rsidR="003404F1" w:rsidRPr="003261F4" w:rsidRDefault="003404F1" w:rsidP="007E1557">
            <w:r w:rsidRPr="003261F4">
              <w:t>5</w:t>
            </w:r>
          </w:p>
        </w:tc>
        <w:tc>
          <w:tcPr>
            <w:tcW w:w="1275" w:type="dxa"/>
            <w:gridSpan w:val="2"/>
          </w:tcPr>
          <w:p w14:paraId="4BD70BEF" w14:textId="77777777" w:rsidR="003404F1" w:rsidRPr="003261F4" w:rsidRDefault="003404F1" w:rsidP="007E1557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13F1B641" w14:textId="2586213B" w:rsidR="003404F1" w:rsidRPr="003261F4" w:rsidRDefault="003404F1" w:rsidP="006401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Salva i dati del</w:t>
            </w:r>
            <w:r w:rsidR="000821D5" w:rsidRPr="003261F4">
              <w:t>l’</w:t>
            </w:r>
            <w:r w:rsidR="00DF5137" w:rsidRPr="003261F4">
              <w:t>ospite</w:t>
            </w:r>
            <w:r w:rsidRPr="003261F4">
              <w:t xml:space="preserve">.                                          </w:t>
            </w:r>
          </w:p>
        </w:tc>
      </w:tr>
      <w:tr w:rsidR="003404F1" w:rsidRPr="003261F4" w14:paraId="4B56C7BE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EE0C2FC" w14:textId="77777777" w:rsidR="003404F1" w:rsidRPr="003261F4" w:rsidRDefault="003404F1" w:rsidP="007E1557">
            <w:r w:rsidRPr="003261F4">
              <w:t>6</w:t>
            </w:r>
          </w:p>
        </w:tc>
        <w:tc>
          <w:tcPr>
            <w:tcW w:w="1275" w:type="dxa"/>
            <w:gridSpan w:val="2"/>
          </w:tcPr>
          <w:p w14:paraId="7FA4FDFB" w14:textId="77777777" w:rsidR="003404F1" w:rsidRPr="003261F4" w:rsidRDefault="003404F1" w:rsidP="007E1557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77B08E7A" w14:textId="11593A4B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Mostra una schermata che informa </w:t>
            </w:r>
            <w:r w:rsidR="000821D5" w:rsidRPr="003261F4">
              <w:t>l’utente</w:t>
            </w:r>
            <w:r w:rsidRPr="003261F4">
              <w:t xml:space="preserve"> della registrazione avvenuta con successo.</w:t>
            </w:r>
          </w:p>
        </w:tc>
      </w:tr>
      <w:tr w:rsidR="003404F1" w:rsidRPr="003261F4" w14:paraId="1F7BB749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3A77C2DF" w14:textId="77777777" w:rsidR="003404F1" w:rsidRPr="003261F4" w:rsidRDefault="003404F1" w:rsidP="007E1557"/>
        </w:tc>
      </w:tr>
      <w:tr w:rsidR="003404F1" w:rsidRPr="003261F4" w14:paraId="0EC29116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8332FED" w14:textId="77777777" w:rsidR="003404F1" w:rsidRPr="003261F4" w:rsidRDefault="003404F1" w:rsidP="007E1557">
            <w:r w:rsidRPr="003261F4">
              <w:t xml:space="preserve">Scenario/Flusso di eventi </w:t>
            </w:r>
            <w:bookmarkStart w:id="21" w:name="_Int_RaSZKhFN"/>
            <w:proofErr w:type="gramStart"/>
            <w:r w:rsidRPr="003261F4">
              <w:t>Alternativo:  qualche</w:t>
            </w:r>
            <w:bookmarkEnd w:id="21"/>
            <w:proofErr w:type="gramEnd"/>
            <w:r w:rsidRPr="003261F4">
              <w:t xml:space="preserve"> campo obbligatorio non è stato compilato</w:t>
            </w:r>
          </w:p>
        </w:tc>
      </w:tr>
      <w:tr w:rsidR="003404F1" w:rsidRPr="003261F4" w14:paraId="1A0BFBF0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944A161" w14:textId="77777777" w:rsidR="003404F1" w:rsidRPr="003261F4" w:rsidRDefault="003404F1" w:rsidP="007E1557">
            <w:r w:rsidRPr="003261F4">
              <w:t>4.a1</w:t>
            </w:r>
          </w:p>
        </w:tc>
        <w:tc>
          <w:tcPr>
            <w:tcW w:w="1369" w:type="dxa"/>
            <w:gridSpan w:val="2"/>
          </w:tcPr>
          <w:p w14:paraId="38EFDC68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4E75746" w14:textId="5E0CF76A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che segnala </w:t>
            </w:r>
            <w:r w:rsidR="00154566">
              <w:t xml:space="preserve">all’ospite </w:t>
            </w:r>
            <w:r w:rsidRPr="003261F4">
              <w:t>che non ha inserito tutti i dati obbligatori.</w:t>
            </w:r>
          </w:p>
        </w:tc>
      </w:tr>
      <w:tr w:rsidR="003404F1" w:rsidRPr="003261F4" w14:paraId="6CBB62A1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8CCE20E" w14:textId="77777777" w:rsidR="003404F1" w:rsidRPr="003261F4" w:rsidRDefault="003404F1" w:rsidP="007E1557">
            <w:r w:rsidRPr="003261F4">
              <w:t>4.a2</w:t>
            </w:r>
          </w:p>
        </w:tc>
        <w:tc>
          <w:tcPr>
            <w:tcW w:w="1369" w:type="dxa"/>
            <w:gridSpan w:val="2"/>
          </w:tcPr>
          <w:p w14:paraId="470911F2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4202491B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3404F1" w:rsidRPr="003261F4" w14:paraId="2F175B18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BC3A1D0" w14:textId="77777777" w:rsidR="003404F1" w:rsidRPr="003261F4" w:rsidRDefault="003404F1" w:rsidP="007E1557"/>
        </w:tc>
        <w:tc>
          <w:tcPr>
            <w:tcW w:w="7116" w:type="dxa"/>
            <w:gridSpan w:val="4"/>
          </w:tcPr>
          <w:p w14:paraId="4B2394FC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4F1" w:rsidRPr="003261F4" w14:paraId="7AD85BC9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2E0E6F80" w14:textId="277395E8" w:rsidR="003404F1" w:rsidRPr="003261F4" w:rsidRDefault="003404F1" w:rsidP="007E1557">
            <w:r w:rsidRPr="003261F4">
              <w:lastRenderedPageBreak/>
              <w:t xml:space="preserve">Scenario/Flusso di eventi </w:t>
            </w:r>
            <w:bookmarkStart w:id="22" w:name="_Int_YUi4DmyG"/>
            <w:proofErr w:type="gramStart"/>
            <w:r w:rsidRPr="003261F4">
              <w:t>Alternativo:  "</w:t>
            </w:r>
            <w:bookmarkEnd w:id="22"/>
            <w:proofErr w:type="gramEnd"/>
            <w:r w:rsidRPr="003261F4">
              <w:t>password" e "conferma password"</w:t>
            </w:r>
            <w:r w:rsidR="00DD027B">
              <w:t xml:space="preserve"> sono diverse</w:t>
            </w:r>
          </w:p>
        </w:tc>
      </w:tr>
      <w:tr w:rsidR="003404F1" w:rsidRPr="003261F4" w14:paraId="5DDBEE16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9462980" w14:textId="77777777" w:rsidR="003404F1" w:rsidRPr="003261F4" w:rsidRDefault="003404F1" w:rsidP="007E1557">
            <w:r w:rsidRPr="003261F4">
              <w:t>4b.1</w:t>
            </w:r>
          </w:p>
        </w:tc>
        <w:tc>
          <w:tcPr>
            <w:tcW w:w="1369" w:type="dxa"/>
            <w:gridSpan w:val="2"/>
          </w:tcPr>
          <w:p w14:paraId="73B2FA86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3441DD84" w14:textId="746B9916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che segnala </w:t>
            </w:r>
            <w:r w:rsidR="00154566">
              <w:t>all’ospite</w:t>
            </w:r>
            <w:r w:rsidRPr="003261F4">
              <w:t xml:space="preserve"> che i campi password e conferma password non </w:t>
            </w:r>
            <w:r w:rsidR="00235DC1">
              <w:t>sono uguali</w:t>
            </w:r>
            <w:r w:rsidRPr="003261F4">
              <w:t>.</w:t>
            </w:r>
          </w:p>
        </w:tc>
      </w:tr>
      <w:tr w:rsidR="003404F1" w:rsidRPr="003261F4" w14:paraId="26DBAFAA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949B9BA" w14:textId="77777777" w:rsidR="003404F1" w:rsidRPr="003261F4" w:rsidRDefault="003404F1" w:rsidP="007E1557">
            <w:r w:rsidRPr="003261F4">
              <w:t>4b.2</w:t>
            </w:r>
          </w:p>
        </w:tc>
        <w:tc>
          <w:tcPr>
            <w:tcW w:w="1369" w:type="dxa"/>
            <w:gridSpan w:val="2"/>
          </w:tcPr>
          <w:p w14:paraId="7C66F872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1556327D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3404F1" w:rsidRPr="003261F4" w14:paraId="39A0CDAD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4EEE6D2" w14:textId="77777777" w:rsidR="003404F1" w:rsidRPr="003261F4" w:rsidRDefault="003404F1" w:rsidP="007E1557"/>
        </w:tc>
        <w:tc>
          <w:tcPr>
            <w:tcW w:w="7116" w:type="dxa"/>
            <w:gridSpan w:val="4"/>
          </w:tcPr>
          <w:p w14:paraId="6C19ECDD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4F1" w:rsidRPr="003261F4" w14:paraId="21A8A6B8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8FF3532" w14:textId="77777777" w:rsidR="003404F1" w:rsidRPr="003261F4" w:rsidRDefault="003404F1" w:rsidP="007E1557">
            <w:r w:rsidRPr="003261F4">
              <w:t xml:space="preserve">Scenario/Flusso di eventi </w:t>
            </w:r>
            <w:bookmarkStart w:id="23" w:name="_Int_ELVnM8PI"/>
            <w:proofErr w:type="gramStart"/>
            <w:r w:rsidRPr="003261F4">
              <w:t>Alternativo:  la</w:t>
            </w:r>
            <w:bookmarkEnd w:id="23"/>
            <w:proofErr w:type="gramEnd"/>
            <w:r w:rsidRPr="003261F4">
              <w:t xml:space="preserve"> username inserita dall’utente è già in uso</w:t>
            </w:r>
          </w:p>
        </w:tc>
      </w:tr>
      <w:tr w:rsidR="003404F1" w:rsidRPr="003261F4" w14:paraId="6622940A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E10955E" w14:textId="77777777" w:rsidR="003404F1" w:rsidRPr="003261F4" w:rsidRDefault="003404F1" w:rsidP="007E1557">
            <w:r w:rsidRPr="003261F4">
              <w:t>4c.1</w:t>
            </w:r>
          </w:p>
        </w:tc>
        <w:tc>
          <w:tcPr>
            <w:tcW w:w="1369" w:type="dxa"/>
            <w:gridSpan w:val="2"/>
          </w:tcPr>
          <w:p w14:paraId="3D3F1DA7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396155BA" w14:textId="31BDC68C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 w:rsidR="00FA6835">
              <w:t>all’ospite</w:t>
            </w:r>
            <w:r w:rsidRPr="003261F4">
              <w:t xml:space="preserve"> che gli segnala che l’username scelto già è presente all’interno del sistema e pertanto deve cambiarlo.</w:t>
            </w:r>
          </w:p>
        </w:tc>
      </w:tr>
      <w:tr w:rsidR="003404F1" w:rsidRPr="003261F4" w14:paraId="14ED1B0F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7962ACF" w14:textId="77777777" w:rsidR="003404F1" w:rsidRPr="003261F4" w:rsidRDefault="003404F1" w:rsidP="007E1557">
            <w:r w:rsidRPr="003261F4">
              <w:t>4c.2</w:t>
            </w:r>
          </w:p>
        </w:tc>
        <w:tc>
          <w:tcPr>
            <w:tcW w:w="1369" w:type="dxa"/>
            <w:gridSpan w:val="2"/>
          </w:tcPr>
          <w:p w14:paraId="36F5259C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75B0A66A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3404F1" w:rsidRPr="003261F4" w14:paraId="5E45A856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733CD50" w14:textId="77777777" w:rsidR="003404F1" w:rsidRPr="003261F4" w:rsidRDefault="003404F1" w:rsidP="007E1557"/>
        </w:tc>
        <w:tc>
          <w:tcPr>
            <w:tcW w:w="7116" w:type="dxa"/>
            <w:gridSpan w:val="4"/>
          </w:tcPr>
          <w:p w14:paraId="49585F1D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4F1" w:rsidRPr="003261F4" w14:paraId="103BDC47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3157CC0D" w14:textId="77777777" w:rsidR="003404F1" w:rsidRPr="003261F4" w:rsidRDefault="003404F1" w:rsidP="007E1557">
            <w:r w:rsidRPr="003261F4">
              <w:t>Scenario/Flusso di eventi di ERRORE: sistema non riesce ad effettuare il salvataggio dei dati</w:t>
            </w:r>
          </w:p>
        </w:tc>
      </w:tr>
      <w:tr w:rsidR="003404F1" w:rsidRPr="003261F4" w14:paraId="16C523BF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637E4331" w14:textId="77777777" w:rsidR="003404F1" w:rsidRPr="003261F4" w:rsidRDefault="003404F1" w:rsidP="007E1557">
            <w:r w:rsidRPr="003261F4">
              <w:t>5.1</w:t>
            </w:r>
          </w:p>
        </w:tc>
        <w:tc>
          <w:tcPr>
            <w:tcW w:w="1369" w:type="dxa"/>
            <w:gridSpan w:val="2"/>
          </w:tcPr>
          <w:p w14:paraId="7DE49FDD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46D5E529" w14:textId="4ABF0B3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 w:rsidR="00FA6835">
              <w:t>all’ospite</w:t>
            </w:r>
            <w:r w:rsidRPr="003261F4">
              <w:t>. Il messaggio segnala che non è stato possibile salvare i dati e invita a riprovare più tardi.</w:t>
            </w:r>
          </w:p>
        </w:tc>
      </w:tr>
      <w:tr w:rsidR="003404F1" w:rsidRPr="003261F4" w14:paraId="5E7E5024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23F925AA" w14:textId="77777777" w:rsidR="003404F1" w:rsidRPr="003261F4" w:rsidRDefault="003404F1" w:rsidP="007E1557">
            <w:r w:rsidRPr="003261F4">
              <w:t>5.2</w:t>
            </w:r>
          </w:p>
        </w:tc>
        <w:tc>
          <w:tcPr>
            <w:tcW w:w="1369" w:type="dxa"/>
            <w:gridSpan w:val="2"/>
          </w:tcPr>
          <w:p w14:paraId="2826A4FB" w14:textId="77777777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6D93E9D4" w14:textId="330A59CF" w:rsidR="003404F1" w:rsidRPr="003261F4" w:rsidRDefault="003404F1" w:rsidP="007E1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Termina con un insuccesso</w:t>
            </w:r>
            <w:r w:rsidR="00C11F5F" w:rsidRPr="003261F4">
              <w:t>.</w:t>
            </w:r>
          </w:p>
        </w:tc>
      </w:tr>
      <w:tr w:rsidR="003404F1" w:rsidRPr="003261F4" w14:paraId="10527206" w14:textId="77777777" w:rsidTr="009028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ED56519" w14:textId="7A344561" w:rsidR="003404F1" w:rsidRPr="003261F4" w:rsidRDefault="003404F1" w:rsidP="007E1557"/>
        </w:tc>
        <w:tc>
          <w:tcPr>
            <w:tcW w:w="7116" w:type="dxa"/>
            <w:gridSpan w:val="4"/>
          </w:tcPr>
          <w:p w14:paraId="4B9438C3" w14:textId="77777777" w:rsidR="003404F1" w:rsidRPr="003261F4" w:rsidRDefault="003404F1" w:rsidP="007E1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04F1" w:rsidRPr="003261F4" w14:paraId="1A5CDDDF" w14:textId="77777777" w:rsidTr="009028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1391C96" w14:textId="428760BC" w:rsidR="003404F1" w:rsidRPr="00BA1799" w:rsidRDefault="000E25CC" w:rsidP="007E1557">
            <w:pPr>
              <w:rPr>
                <w:rFonts w:cstheme="majorHAnsi"/>
                <w:szCs w:val="28"/>
              </w:rPr>
            </w:pPr>
            <w:r w:rsidRPr="00BA1799">
              <w:rPr>
                <w:rFonts w:cstheme="majorHAnsi"/>
                <w:szCs w:val="28"/>
              </w:rPr>
              <w:t xml:space="preserve">Special </w:t>
            </w:r>
            <w:proofErr w:type="spellStart"/>
            <w:r w:rsidRPr="00BA1799">
              <w:rPr>
                <w:rFonts w:cstheme="majorHAnsi"/>
                <w:szCs w:val="28"/>
              </w:rPr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670A89FF" w14:textId="4B76A188" w:rsidR="003404F1" w:rsidRPr="00BA1799" w:rsidRDefault="00BA1799" w:rsidP="007E15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color w:val="010000"/>
                <w:szCs w:val="28"/>
              </w:rPr>
            </w:pPr>
            <w:r w:rsidRPr="00BA1799">
              <w:rPr>
                <w:rFonts w:cstheme="majorHAnsi"/>
                <w:color w:val="010000"/>
                <w:szCs w:val="28"/>
              </w:rPr>
              <w:t>NA</w:t>
            </w:r>
          </w:p>
        </w:tc>
      </w:tr>
    </w:tbl>
    <w:p w14:paraId="68BDFFF8" w14:textId="77777777" w:rsidR="00F55426" w:rsidRPr="003261F4" w:rsidRDefault="00F55426" w:rsidP="00E15EA3"/>
    <w:p w14:paraId="09926D31" w14:textId="099AB008" w:rsidR="001C32F7" w:rsidRDefault="002D273C" w:rsidP="002D273C">
      <w:pPr>
        <w:pStyle w:val="Titolo5"/>
      </w:pPr>
      <w:r w:rsidRPr="002D273C">
        <w:t>UC_GU</w:t>
      </w:r>
      <w:r w:rsidRPr="002D273C">
        <w:rPr>
          <w:bCs/>
        </w:rPr>
        <w:t>2</w:t>
      </w:r>
      <w:r>
        <w:rPr>
          <w:bCs/>
        </w:rPr>
        <w:t xml:space="preserve"> </w:t>
      </w:r>
      <w:r w:rsidRPr="003261F4">
        <w:t xml:space="preserve">Registrare un nuovo account </w:t>
      </w:r>
      <w:r>
        <w:t>venditore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="00086AFA" w:rsidRPr="003261F4" w14:paraId="269D9751" w14:textId="77777777" w:rsidTr="00555B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71446BFD" w14:textId="77777777" w:rsidR="00086AFA" w:rsidRPr="003261F4" w:rsidRDefault="00086AFA" w:rsidP="00555B5D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68EFCD4E" w14:textId="72D194E6" w:rsidR="00086AFA" w:rsidRPr="003261F4" w:rsidRDefault="00086AFA" w:rsidP="00555B5D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UC_GU</w:t>
            </w:r>
            <w:r w:rsidR="004A2051">
              <w:rPr>
                <w:bCs w:val="0"/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</w:tcPr>
          <w:p w14:paraId="52A4280A" w14:textId="68E18876" w:rsidR="00086AFA" w:rsidRPr="003261F4" w:rsidRDefault="00086AFA" w:rsidP="00555B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 xml:space="preserve">Registrare un nuovo account </w:t>
            </w:r>
            <w:r>
              <w:rPr>
                <w:i/>
                <w:iCs/>
              </w:rPr>
              <w:t>venditore</w:t>
            </w:r>
          </w:p>
        </w:tc>
        <w:tc>
          <w:tcPr>
            <w:tcW w:w="1765" w:type="dxa"/>
            <w:gridSpan w:val="2"/>
          </w:tcPr>
          <w:p w14:paraId="7EA0E763" w14:textId="77777777" w:rsidR="00086AFA" w:rsidRPr="003261F4" w:rsidRDefault="00086AFA" w:rsidP="00555B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7DD9C669" w14:textId="0C927E59" w:rsidR="00086AFA" w:rsidRPr="003261F4" w:rsidRDefault="00ED50E2" w:rsidP="00555B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086AFA" w:rsidRPr="003261F4" w14:paraId="79175A67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06C2CAEE" w14:textId="77777777" w:rsidR="00086AFA" w:rsidRPr="003261F4" w:rsidRDefault="00086AFA" w:rsidP="00555B5D"/>
        </w:tc>
        <w:tc>
          <w:tcPr>
            <w:tcW w:w="3603" w:type="dxa"/>
            <w:vMerge/>
          </w:tcPr>
          <w:p w14:paraId="79EFD164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040EDBB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55ECD0E9" w14:textId="1C4D4EDB" w:rsidR="00086AFA" w:rsidRPr="003261F4" w:rsidRDefault="00EE56B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086AFA" w:rsidRPr="003261F4" w14:paraId="55C4B876" w14:textId="77777777" w:rsidTr="00555B5D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0FF40EE4" w14:textId="77777777" w:rsidR="00086AFA" w:rsidRPr="003261F4" w:rsidRDefault="00086AFA" w:rsidP="00555B5D"/>
        </w:tc>
        <w:tc>
          <w:tcPr>
            <w:tcW w:w="3603" w:type="dxa"/>
            <w:vMerge/>
          </w:tcPr>
          <w:p w14:paraId="20EC02D8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935CCEC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400332E8" w14:textId="6D8230B4" w:rsidR="00086AFA" w:rsidRPr="003261F4" w:rsidRDefault="000435B3" w:rsidP="00555B5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De Palma Marco</w:t>
            </w:r>
          </w:p>
        </w:tc>
      </w:tr>
      <w:tr w:rsidR="00086AFA" w:rsidRPr="003261F4" w14:paraId="739CE1D3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6E559F6" w14:textId="77777777" w:rsidR="00086AFA" w:rsidRPr="003261F4" w:rsidRDefault="00086AFA" w:rsidP="00555B5D">
            <w:r w:rsidRPr="003261F4">
              <w:t>Descrizione</w:t>
            </w:r>
          </w:p>
        </w:tc>
        <w:tc>
          <w:tcPr>
            <w:tcW w:w="7116" w:type="dxa"/>
            <w:gridSpan w:val="4"/>
          </w:tcPr>
          <w:p w14:paraId="57B91D10" w14:textId="38A08E32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fornisce la funzionalità di registrazione di un nuovo </w:t>
            </w:r>
            <w:r>
              <w:rPr>
                <w:bCs/>
                <w:i/>
                <w:iCs/>
              </w:rPr>
              <w:t>venditore.</w:t>
            </w:r>
          </w:p>
        </w:tc>
      </w:tr>
      <w:tr w:rsidR="00086AFA" w:rsidRPr="003261F4" w14:paraId="3816CFCD" w14:textId="77777777" w:rsidTr="00555B5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49054E2" w14:textId="77777777" w:rsidR="00086AFA" w:rsidRPr="003261F4" w:rsidRDefault="00086AFA" w:rsidP="00555B5D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10155E69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Ospite</w:t>
            </w:r>
          </w:p>
          <w:p w14:paraId="1ED3A2BC" w14:textId="666E575A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a registrarsi al sistema per poter utilizzare le funzionalità riservate a</w:t>
            </w:r>
            <w:r>
              <w:rPr>
                <w:bCs/>
              </w:rPr>
              <w:t>i venditori</w:t>
            </w:r>
            <w:r w:rsidRPr="003261F4">
              <w:rPr>
                <w:bCs/>
              </w:rPr>
              <w:t>.</w:t>
            </w:r>
          </w:p>
        </w:tc>
      </w:tr>
      <w:tr w:rsidR="00086AFA" w:rsidRPr="003261F4" w14:paraId="5F97A814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E2ECC94" w14:textId="77777777" w:rsidR="00086AFA" w:rsidRPr="003261F4" w:rsidRDefault="00086AFA" w:rsidP="00555B5D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446B3331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086AFA" w:rsidRPr="003261F4" w14:paraId="42AEB9FE" w14:textId="77777777" w:rsidTr="00555B5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817F9D4" w14:textId="77777777" w:rsidR="00086AFA" w:rsidRPr="003261F4" w:rsidRDefault="00086AFA" w:rsidP="00555B5D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2AD82FCE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fornisce un </w:t>
            </w:r>
            <w:proofErr w:type="gramStart"/>
            <w:r w:rsidRPr="003261F4">
              <w:t>comando  per</w:t>
            </w:r>
            <w:proofErr w:type="gramEnd"/>
            <w:r w:rsidRPr="003261F4">
              <w:t xml:space="preserve"> effettuare la registrazione. </w:t>
            </w:r>
          </w:p>
        </w:tc>
      </w:tr>
      <w:tr w:rsidR="00086AFA" w:rsidRPr="00103F1B" w14:paraId="4CD4A6DA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4221C0A" w14:textId="77777777" w:rsidR="00086AFA" w:rsidRPr="003261F4" w:rsidRDefault="00086AFA" w:rsidP="005A2B7C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6B9A9282" w14:textId="4CE43B00" w:rsidR="00086AFA" w:rsidRPr="003261F4" w:rsidRDefault="00086AFA" w:rsidP="005A2B7C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4"/>
          </w:tcPr>
          <w:p w14:paraId="23F36E21" w14:textId="10482EEE" w:rsidR="00086AFA" w:rsidRPr="00103F1B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registrazione è avvenuta con successo e l’ospite potrà effettuare le funzionalità riservate al venditore.</w:t>
            </w:r>
          </w:p>
        </w:tc>
      </w:tr>
      <w:tr w:rsidR="00086AFA" w:rsidRPr="003261F4" w14:paraId="2653FBF0" w14:textId="77777777" w:rsidTr="00555B5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511E23F" w14:textId="77777777" w:rsidR="00086AFA" w:rsidRPr="003261F4" w:rsidRDefault="00086AFA" w:rsidP="005A2B7C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6A2157B0" w14:textId="1F52F741" w:rsidR="00086AFA" w:rsidRPr="003261F4" w:rsidRDefault="00086AFA" w:rsidP="005A2B7C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1C2DDBBF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La registrazione non è avvenuta con successo.</w:t>
            </w:r>
          </w:p>
        </w:tc>
      </w:tr>
      <w:tr w:rsidR="00086AFA" w:rsidRPr="003261F4" w14:paraId="1F29538E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EF4FFF3" w14:textId="77777777" w:rsidR="00086AFA" w:rsidRPr="003261F4" w:rsidRDefault="00086AFA" w:rsidP="00555B5D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180BFE59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Cs/>
              </w:rPr>
              <w:t>Elevata</w:t>
            </w:r>
          </w:p>
        </w:tc>
      </w:tr>
      <w:tr w:rsidR="00086AFA" w:rsidRPr="003261F4" w14:paraId="58DA2CC8" w14:textId="77777777" w:rsidTr="00555B5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F774368" w14:textId="77777777" w:rsidR="00086AFA" w:rsidRPr="003261F4" w:rsidRDefault="00086AFA" w:rsidP="00555B5D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6D61B7EF" w14:textId="014DEE91" w:rsidR="00086AFA" w:rsidRPr="003261F4" w:rsidRDefault="00086AFA" w:rsidP="00555B5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2</w:t>
            </w:r>
            <w:r w:rsidR="00472993">
              <w:t>5</w:t>
            </w:r>
            <w:r w:rsidRPr="003261F4">
              <w:t xml:space="preserve"> usi/giorno</w:t>
            </w:r>
          </w:p>
        </w:tc>
      </w:tr>
      <w:tr w:rsidR="00086AFA" w:rsidRPr="003261F4" w14:paraId="18D95EF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4F4D04B" w14:textId="77777777" w:rsidR="00086AFA" w:rsidRPr="003261F4" w:rsidRDefault="00086AFA" w:rsidP="00555B5D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EE7ACB4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086AFA" w:rsidRPr="003261F4" w14:paraId="4CD31439" w14:textId="77777777" w:rsidTr="00555B5D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61D0105" w14:textId="77777777" w:rsidR="00086AFA" w:rsidRPr="003261F4" w:rsidRDefault="00086AFA" w:rsidP="00555B5D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01BD0E1D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086AFA" w:rsidRPr="003261F4" w14:paraId="3457735A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8BBB68F" w14:textId="77777777" w:rsidR="00086AFA" w:rsidRPr="003261F4" w:rsidRDefault="00086AFA" w:rsidP="00555B5D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086AFA" w:rsidRPr="003261F4" w14:paraId="439AF466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9F110A6" w14:textId="77777777" w:rsidR="00086AFA" w:rsidRPr="003261F4" w:rsidRDefault="00086AFA" w:rsidP="00555B5D">
            <w:r w:rsidRPr="003261F4">
              <w:t>1</w:t>
            </w:r>
          </w:p>
        </w:tc>
        <w:tc>
          <w:tcPr>
            <w:tcW w:w="1275" w:type="dxa"/>
            <w:gridSpan w:val="2"/>
          </w:tcPr>
          <w:p w14:paraId="501878AF" w14:textId="77777777" w:rsidR="00086AFA" w:rsidRPr="003261F4" w:rsidRDefault="00086AFA" w:rsidP="00555B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Ospite:</w:t>
            </w:r>
          </w:p>
        </w:tc>
        <w:tc>
          <w:tcPr>
            <w:tcW w:w="8045" w:type="dxa"/>
            <w:gridSpan w:val="5"/>
          </w:tcPr>
          <w:p w14:paraId="55DABD3F" w14:textId="228813F5" w:rsidR="00086AFA" w:rsidRPr="003261F4" w:rsidRDefault="00086AFA" w:rsidP="00555B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Richiede di potersi registrare nel sistema</w:t>
            </w:r>
            <w:r w:rsidR="00472993">
              <w:t xml:space="preserve"> come venditore</w:t>
            </w:r>
            <w:r w:rsidRPr="003261F4">
              <w:t xml:space="preserve"> attraverso il comando apposito.</w:t>
            </w:r>
            <w:r w:rsidR="00121296">
              <w:t xml:space="preserve"> (</w:t>
            </w:r>
            <w:hyperlink w:anchor="_MU_3_Homepage_–" w:history="1">
              <w:r w:rsidR="008F0E3E" w:rsidRPr="008F0E3E">
                <w:rPr>
                  <w:rStyle w:val="Collegamentoipertestuale"/>
                </w:rPr>
                <w:t>MU_3</w:t>
              </w:r>
            </w:hyperlink>
            <w:r w:rsidR="00121296">
              <w:t>)</w:t>
            </w:r>
          </w:p>
        </w:tc>
      </w:tr>
      <w:tr w:rsidR="00086AFA" w:rsidRPr="003261F4" w14:paraId="276299D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A9ED714" w14:textId="77777777" w:rsidR="00086AFA" w:rsidRPr="003261F4" w:rsidRDefault="00086AFA" w:rsidP="00555B5D">
            <w:r w:rsidRPr="003261F4">
              <w:t>2</w:t>
            </w:r>
          </w:p>
        </w:tc>
        <w:tc>
          <w:tcPr>
            <w:tcW w:w="1275" w:type="dxa"/>
            <w:gridSpan w:val="2"/>
          </w:tcPr>
          <w:p w14:paraId="2AADF4EE" w14:textId="77777777" w:rsidR="00086AFA" w:rsidRPr="003261F4" w:rsidRDefault="00086AFA" w:rsidP="00555B5D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6864F278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che richiede l'inserimento di:</w:t>
            </w:r>
          </w:p>
          <w:p w14:paraId="03B6CE93" w14:textId="765B3949" w:rsidR="009171B4" w:rsidRP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>Nome utente: String</w:t>
            </w:r>
            <w:r w:rsidR="00873EFE">
              <w:t>a</w:t>
            </w:r>
            <w:r w:rsidRPr="009171B4">
              <w:t>.</w:t>
            </w:r>
          </w:p>
          <w:p w14:paraId="171F7CE0" w14:textId="63882649" w:rsid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 xml:space="preserve">Nome </w:t>
            </w:r>
            <w:r w:rsidR="004514FE">
              <w:t>n</w:t>
            </w:r>
            <w:r w:rsidR="00C968E1">
              <w:t>egozio</w:t>
            </w:r>
            <w:r w:rsidRPr="009171B4">
              <w:t>: String</w:t>
            </w:r>
            <w:r w:rsidR="00873EFE">
              <w:t>a</w:t>
            </w:r>
            <w:r w:rsidRPr="009171B4">
              <w:t>.</w:t>
            </w:r>
          </w:p>
          <w:p w14:paraId="0B060CF9" w14:textId="6845F2E0" w:rsidR="007F1B87" w:rsidRDefault="007F1B87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Nome </w:t>
            </w:r>
            <w:r w:rsidR="0093128E">
              <w:t>e cognome propr</w:t>
            </w:r>
            <w:r w:rsidR="00740F9B">
              <w:t>i</w:t>
            </w:r>
            <w:r w:rsidR="0093128E">
              <w:t>etario: Stringa</w:t>
            </w:r>
            <w:r w:rsidR="00CA5400">
              <w:t xml:space="preserve"> di ca</w:t>
            </w:r>
            <w:r w:rsidR="00A80C0C">
              <w:t>ratte</w:t>
            </w:r>
            <w:r w:rsidR="001D6885">
              <w:t>ri alfabetici</w:t>
            </w:r>
            <w:r w:rsidR="0093128E">
              <w:t>.</w:t>
            </w:r>
          </w:p>
          <w:p w14:paraId="5E0DE090" w14:textId="0B18D8C8" w:rsidR="00DB13A9" w:rsidRDefault="00DB13A9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Indirizzo: Stringa</w:t>
            </w:r>
            <w:r w:rsidR="00C92AFE">
              <w:t>.</w:t>
            </w:r>
          </w:p>
          <w:p w14:paraId="6E3901A5" w14:textId="56FCC39F" w:rsidR="00C968E1" w:rsidRPr="009171B4" w:rsidRDefault="00C968E1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Partita I</w:t>
            </w:r>
            <w:r w:rsidR="004514FE">
              <w:t>VA</w:t>
            </w:r>
            <w:r>
              <w:t xml:space="preserve">: </w:t>
            </w:r>
            <w:r w:rsidR="006F19D7">
              <w:t>Stringa.</w:t>
            </w:r>
          </w:p>
          <w:p w14:paraId="2E065BF1" w14:textId="4B14F034" w:rsidR="009171B4" w:rsidRPr="009171B4" w:rsidRDefault="004368A7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9171B4" w:rsidRPr="009171B4">
              <w:t>-mail: Stringa.</w:t>
            </w:r>
          </w:p>
          <w:p w14:paraId="4501F9BA" w14:textId="77777777" w:rsidR="009171B4" w:rsidRP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 xml:space="preserve">Password: Stringa di almeno </w:t>
            </w:r>
            <w:proofErr w:type="gramStart"/>
            <w:r w:rsidRPr="009171B4">
              <w:t>8</w:t>
            </w:r>
            <w:proofErr w:type="gramEnd"/>
            <w:r w:rsidRPr="009171B4">
              <w:t xml:space="preserve"> caratteri, di cui almeno una cifra e almeno una lettera.</w:t>
            </w:r>
          </w:p>
          <w:p w14:paraId="77D631DA" w14:textId="77777777" w:rsidR="009171B4" w:rsidRP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>Conferma password: Stringa formato analogo alla password.</w:t>
            </w:r>
          </w:p>
          <w:p w14:paraId="6F437DDD" w14:textId="25A21709" w:rsidR="009171B4" w:rsidRP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 xml:space="preserve">Data di nascita: Stringa </w:t>
            </w:r>
            <w:r w:rsidR="0023591D">
              <w:t>in</w:t>
            </w:r>
            <w:r w:rsidRPr="009171B4">
              <w:t xml:space="preserve"> formato DD/MM/YYYY.</w:t>
            </w:r>
          </w:p>
          <w:p w14:paraId="0B40894A" w14:textId="7EBCA210" w:rsidR="009171B4" w:rsidRPr="009171B4" w:rsidRDefault="009171B4" w:rsidP="009171B4">
            <w:pPr>
              <w:pStyle w:val="Paragrafoelenco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71B4">
              <w:t xml:space="preserve">Numero </w:t>
            </w:r>
            <w:r w:rsidR="00CF1D71">
              <w:t>telefonico</w:t>
            </w:r>
            <w:r w:rsidRPr="009171B4">
              <w:t xml:space="preserve">: </w:t>
            </w:r>
            <w:r w:rsidR="009D670A">
              <w:t>Stringa di caratteri numerici</w:t>
            </w:r>
            <w:r w:rsidRPr="009171B4">
              <w:t>.</w:t>
            </w:r>
          </w:p>
          <w:p w14:paraId="51042740" w14:textId="72E0AB66" w:rsidR="00086AFA" w:rsidRPr="003261F4" w:rsidRDefault="00086AFA" w:rsidP="00555B5D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3261F4">
              <w:t>Tutti i campi suddetti,</w:t>
            </w:r>
            <w:proofErr w:type="gramEnd"/>
            <w:r w:rsidRPr="003261F4">
              <w:t xml:space="preserve"> sono obbligatori.</w:t>
            </w:r>
          </w:p>
        </w:tc>
      </w:tr>
      <w:tr w:rsidR="00086AFA" w:rsidRPr="003261F4" w14:paraId="6429C167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CB4B3E9" w14:textId="77777777" w:rsidR="00086AFA" w:rsidRPr="003261F4" w:rsidRDefault="00086AFA" w:rsidP="00555B5D">
            <w:r w:rsidRPr="003261F4">
              <w:lastRenderedPageBreak/>
              <w:t>3</w:t>
            </w:r>
          </w:p>
        </w:tc>
        <w:tc>
          <w:tcPr>
            <w:tcW w:w="1275" w:type="dxa"/>
            <w:gridSpan w:val="2"/>
          </w:tcPr>
          <w:p w14:paraId="0B66AD37" w14:textId="77777777" w:rsidR="00086AFA" w:rsidRPr="003261F4" w:rsidRDefault="00086AFA" w:rsidP="00555B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Ospite:</w:t>
            </w:r>
          </w:p>
        </w:tc>
        <w:tc>
          <w:tcPr>
            <w:tcW w:w="8045" w:type="dxa"/>
            <w:gridSpan w:val="5"/>
          </w:tcPr>
          <w:p w14:paraId="7D0FD9F7" w14:textId="0411DD2F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Riempie tutti i campi obbligatori e attraverso il comando sottomette la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compilata</w:t>
            </w:r>
            <w:r w:rsidR="00BF7740">
              <w:t>(</w:t>
            </w:r>
            <w:hyperlink w:anchor="_MU_3_Registrazione_venditore" w:history="1">
              <w:r w:rsidR="00BF7740" w:rsidRPr="00BF7740">
                <w:rPr>
                  <w:rStyle w:val="Collegamentoipertestuale"/>
                </w:rPr>
                <w:t>MU_6</w:t>
              </w:r>
            </w:hyperlink>
            <w:r w:rsidR="00BF7740">
              <w:t>)</w:t>
            </w:r>
          </w:p>
        </w:tc>
      </w:tr>
      <w:tr w:rsidR="00086AFA" w:rsidRPr="003261F4" w14:paraId="009AAB3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0ED832E" w14:textId="77777777" w:rsidR="00086AFA" w:rsidRPr="003261F4" w:rsidRDefault="00086AFA" w:rsidP="00555B5D">
            <w:r w:rsidRPr="003261F4">
              <w:t>4</w:t>
            </w:r>
          </w:p>
        </w:tc>
        <w:tc>
          <w:tcPr>
            <w:tcW w:w="1275" w:type="dxa"/>
            <w:gridSpan w:val="2"/>
          </w:tcPr>
          <w:p w14:paraId="22CE51BB" w14:textId="77777777" w:rsidR="00086AFA" w:rsidRPr="003261F4" w:rsidRDefault="00086AFA" w:rsidP="00555B5D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60223A7D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Verifica che:</w:t>
            </w:r>
          </w:p>
          <w:p w14:paraId="1C2AB929" w14:textId="77777777" w:rsidR="00086AFA" w:rsidRPr="003261F4" w:rsidRDefault="00086AFA" w:rsidP="00555B5D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tutti i campi obbligatori siano stati compilati.</w:t>
            </w:r>
          </w:p>
          <w:p w14:paraId="2E0E1504" w14:textId="77777777" w:rsidR="00086AFA" w:rsidRPr="003261F4" w:rsidRDefault="00086AFA" w:rsidP="00555B5D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l’username non sia già in uso.</w:t>
            </w:r>
          </w:p>
          <w:p w14:paraId="6D48F9FD" w14:textId="77777777" w:rsidR="00086AFA" w:rsidRPr="003261F4" w:rsidRDefault="00086AFA" w:rsidP="00555B5D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• le password inserite siano uguali.</w:t>
            </w:r>
          </w:p>
          <w:p w14:paraId="23AB6050" w14:textId="77777777" w:rsidR="00086AFA" w:rsidRPr="003261F4" w:rsidRDefault="00086AFA" w:rsidP="00555B5D">
            <w:pPr>
              <w:ind w:left="3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• la password sia lunga almeno </w:t>
            </w:r>
            <w:proofErr w:type="gramStart"/>
            <w:r w:rsidRPr="003261F4">
              <w:t>8</w:t>
            </w:r>
            <w:proofErr w:type="gramEnd"/>
            <w:r w:rsidRPr="003261F4">
              <w:t xml:space="preserve"> caratteri</w:t>
            </w:r>
            <w:r>
              <w:t xml:space="preserve">, </w:t>
            </w:r>
            <w:r w:rsidRPr="003261F4">
              <w:t xml:space="preserve">contenga almeno un </w:t>
            </w:r>
            <w:r>
              <w:t xml:space="preserve">numero, </w:t>
            </w:r>
            <w:r w:rsidRPr="003261F4">
              <w:t>una lettera</w:t>
            </w:r>
            <w:r>
              <w:t xml:space="preserve"> e un carattere speciale</w:t>
            </w:r>
            <w:r w:rsidRPr="003261F4">
              <w:t>.</w:t>
            </w:r>
          </w:p>
        </w:tc>
      </w:tr>
      <w:tr w:rsidR="00086AFA" w:rsidRPr="003261F4" w14:paraId="4E4F20F0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8A721C4" w14:textId="77777777" w:rsidR="00086AFA" w:rsidRPr="003261F4" w:rsidRDefault="00086AFA" w:rsidP="00555B5D">
            <w:r w:rsidRPr="003261F4">
              <w:t>5</w:t>
            </w:r>
          </w:p>
        </w:tc>
        <w:tc>
          <w:tcPr>
            <w:tcW w:w="1275" w:type="dxa"/>
            <w:gridSpan w:val="2"/>
          </w:tcPr>
          <w:p w14:paraId="4EC72C4D" w14:textId="77777777" w:rsidR="00086AFA" w:rsidRPr="003261F4" w:rsidRDefault="00086AFA" w:rsidP="00555B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49FB71F2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Salva i dati dell’ospite.                                          </w:t>
            </w:r>
          </w:p>
        </w:tc>
      </w:tr>
      <w:tr w:rsidR="00086AFA" w:rsidRPr="003261F4" w14:paraId="557BA7ED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CAF70BA" w14:textId="77777777" w:rsidR="00086AFA" w:rsidRPr="003261F4" w:rsidRDefault="00086AFA" w:rsidP="00555B5D">
            <w:r w:rsidRPr="003261F4">
              <w:t>6</w:t>
            </w:r>
          </w:p>
        </w:tc>
        <w:tc>
          <w:tcPr>
            <w:tcW w:w="1275" w:type="dxa"/>
            <w:gridSpan w:val="2"/>
          </w:tcPr>
          <w:p w14:paraId="01846BBC" w14:textId="77777777" w:rsidR="00086AFA" w:rsidRPr="003261F4" w:rsidRDefault="00086AFA" w:rsidP="00555B5D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8045" w:type="dxa"/>
            <w:gridSpan w:val="5"/>
          </w:tcPr>
          <w:p w14:paraId="5025CECE" w14:textId="4765ABBE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Mostra una schermata che informa </w:t>
            </w:r>
            <w:r w:rsidR="00E27354">
              <w:t>l’ospite</w:t>
            </w:r>
            <w:r w:rsidRPr="003261F4">
              <w:t xml:space="preserve"> della registrazione avvenuta con successo.</w:t>
            </w:r>
          </w:p>
        </w:tc>
      </w:tr>
      <w:tr w:rsidR="00086AFA" w:rsidRPr="003261F4" w14:paraId="2CA97D13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03E61468" w14:textId="77777777" w:rsidR="00086AFA" w:rsidRPr="003261F4" w:rsidRDefault="00086AFA" w:rsidP="00555B5D"/>
        </w:tc>
      </w:tr>
      <w:tr w:rsidR="00086AFA" w:rsidRPr="003261F4" w14:paraId="3712D750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7D300A94" w14:textId="77777777" w:rsidR="00086AFA" w:rsidRPr="003261F4" w:rsidRDefault="00086AFA" w:rsidP="00555B5D">
            <w:r w:rsidRPr="003261F4">
              <w:t xml:space="preserve">Scenario/Flusso di eventi </w:t>
            </w:r>
            <w:proofErr w:type="gramStart"/>
            <w:r w:rsidRPr="003261F4">
              <w:t>Alternativo:  qualche</w:t>
            </w:r>
            <w:proofErr w:type="gramEnd"/>
            <w:r w:rsidRPr="003261F4">
              <w:t xml:space="preserve"> campo obbligatorio non è stato compilato</w:t>
            </w:r>
          </w:p>
        </w:tc>
      </w:tr>
      <w:tr w:rsidR="00086AFA" w:rsidRPr="003261F4" w14:paraId="703BA287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68DAE22A" w14:textId="77777777" w:rsidR="00086AFA" w:rsidRPr="003261F4" w:rsidRDefault="00086AFA" w:rsidP="00555B5D">
            <w:r w:rsidRPr="003261F4">
              <w:t>4.a1</w:t>
            </w:r>
          </w:p>
        </w:tc>
        <w:tc>
          <w:tcPr>
            <w:tcW w:w="1369" w:type="dxa"/>
            <w:gridSpan w:val="2"/>
          </w:tcPr>
          <w:p w14:paraId="302357C0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56EA2934" w14:textId="4C1FD31F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che segnala </w:t>
            </w:r>
            <w:r w:rsidR="00E27354">
              <w:t>all’ospite</w:t>
            </w:r>
            <w:r w:rsidRPr="003261F4">
              <w:t xml:space="preserve"> che non ha inserito tutti i dati obbligatori.</w:t>
            </w:r>
          </w:p>
        </w:tc>
      </w:tr>
      <w:tr w:rsidR="00086AFA" w:rsidRPr="003261F4" w14:paraId="5276DE65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AD711CD" w14:textId="77777777" w:rsidR="00086AFA" w:rsidRPr="003261F4" w:rsidRDefault="00086AFA" w:rsidP="00555B5D">
            <w:r w:rsidRPr="003261F4">
              <w:lastRenderedPageBreak/>
              <w:t>4.a2</w:t>
            </w:r>
          </w:p>
        </w:tc>
        <w:tc>
          <w:tcPr>
            <w:tcW w:w="1369" w:type="dxa"/>
            <w:gridSpan w:val="2"/>
          </w:tcPr>
          <w:p w14:paraId="67D2A995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17C0973E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086AFA" w:rsidRPr="003261F4" w14:paraId="147E0734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53E9D5D" w14:textId="77777777" w:rsidR="00086AFA" w:rsidRPr="003261F4" w:rsidRDefault="00086AFA" w:rsidP="00555B5D"/>
        </w:tc>
        <w:tc>
          <w:tcPr>
            <w:tcW w:w="7116" w:type="dxa"/>
            <w:gridSpan w:val="4"/>
          </w:tcPr>
          <w:p w14:paraId="3E27B601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AFA" w:rsidRPr="003261F4" w14:paraId="5781AB44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41E70A44" w14:textId="77777777" w:rsidR="00086AFA" w:rsidRPr="003261F4" w:rsidRDefault="00086AFA" w:rsidP="00555B5D">
            <w:r w:rsidRPr="003261F4">
              <w:t xml:space="preserve">Scenario/Flusso di eventi </w:t>
            </w:r>
            <w:proofErr w:type="gramStart"/>
            <w:r w:rsidRPr="003261F4">
              <w:t>Alternativo:  "</w:t>
            </w:r>
            <w:proofErr w:type="gramEnd"/>
            <w:r w:rsidRPr="003261F4">
              <w:t>password" e "conferma password"</w:t>
            </w:r>
            <w:r>
              <w:t xml:space="preserve"> sono diverse</w:t>
            </w:r>
          </w:p>
        </w:tc>
      </w:tr>
      <w:tr w:rsidR="00086AFA" w:rsidRPr="003261F4" w14:paraId="2BCFCBE8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2494445E" w14:textId="77777777" w:rsidR="00086AFA" w:rsidRPr="003261F4" w:rsidRDefault="00086AFA" w:rsidP="00555B5D">
            <w:r w:rsidRPr="003261F4">
              <w:t>4b.1</w:t>
            </w:r>
          </w:p>
        </w:tc>
        <w:tc>
          <w:tcPr>
            <w:tcW w:w="1369" w:type="dxa"/>
            <w:gridSpan w:val="2"/>
          </w:tcPr>
          <w:p w14:paraId="670F9CDE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5D01DEDE" w14:textId="2A49B825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che segnala </w:t>
            </w:r>
            <w:r w:rsidR="00E27354">
              <w:t>all’ospite</w:t>
            </w:r>
            <w:r w:rsidRPr="003261F4">
              <w:t xml:space="preserve"> che i campi password e conferma password non </w:t>
            </w:r>
            <w:r w:rsidR="00432617">
              <w:t>sono uguali</w:t>
            </w:r>
            <w:r w:rsidRPr="003261F4">
              <w:t>.</w:t>
            </w:r>
          </w:p>
        </w:tc>
      </w:tr>
      <w:tr w:rsidR="00086AFA" w:rsidRPr="003261F4" w14:paraId="13554D4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DCE5447" w14:textId="77777777" w:rsidR="00086AFA" w:rsidRPr="003261F4" w:rsidRDefault="00086AFA" w:rsidP="00555B5D">
            <w:r w:rsidRPr="003261F4">
              <w:t>4b.2</w:t>
            </w:r>
          </w:p>
        </w:tc>
        <w:tc>
          <w:tcPr>
            <w:tcW w:w="1369" w:type="dxa"/>
            <w:gridSpan w:val="2"/>
          </w:tcPr>
          <w:p w14:paraId="4F840F32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1847BE1E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086AFA" w:rsidRPr="003261F4" w14:paraId="5A2DBE0C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A828877" w14:textId="77777777" w:rsidR="00086AFA" w:rsidRPr="003261F4" w:rsidRDefault="00086AFA" w:rsidP="00555B5D"/>
        </w:tc>
        <w:tc>
          <w:tcPr>
            <w:tcW w:w="7116" w:type="dxa"/>
            <w:gridSpan w:val="4"/>
          </w:tcPr>
          <w:p w14:paraId="0CBA17BF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AFA" w:rsidRPr="003261F4" w14:paraId="715A90C6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27E0AD06" w14:textId="77777777" w:rsidR="00086AFA" w:rsidRPr="003261F4" w:rsidRDefault="00086AFA" w:rsidP="00555B5D">
            <w:r w:rsidRPr="003261F4">
              <w:t xml:space="preserve">Scenario/Flusso di eventi </w:t>
            </w:r>
            <w:proofErr w:type="gramStart"/>
            <w:r w:rsidRPr="003261F4">
              <w:t>Alternativo:  la</w:t>
            </w:r>
            <w:proofErr w:type="gramEnd"/>
            <w:r w:rsidRPr="003261F4">
              <w:t xml:space="preserve"> username inserita dall’utente è già in uso</w:t>
            </w:r>
          </w:p>
        </w:tc>
      </w:tr>
      <w:tr w:rsidR="00086AFA" w:rsidRPr="003261F4" w14:paraId="60DFB430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A70F4B7" w14:textId="77777777" w:rsidR="00086AFA" w:rsidRPr="003261F4" w:rsidRDefault="00086AFA" w:rsidP="00555B5D">
            <w:r w:rsidRPr="003261F4">
              <w:t>4c.1</w:t>
            </w:r>
          </w:p>
        </w:tc>
        <w:tc>
          <w:tcPr>
            <w:tcW w:w="1369" w:type="dxa"/>
            <w:gridSpan w:val="2"/>
          </w:tcPr>
          <w:p w14:paraId="1A68E2D4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44D2AA65" w14:textId="5FDDAD1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 w:rsidR="00251AFC">
              <w:t>all’ospite</w:t>
            </w:r>
            <w:r w:rsidRPr="003261F4">
              <w:t xml:space="preserve"> che gli segnala che l’username scelto già è presente all’interno del sistema e pertanto deve cambiarlo.</w:t>
            </w:r>
          </w:p>
        </w:tc>
      </w:tr>
      <w:tr w:rsidR="00086AFA" w:rsidRPr="003261F4" w14:paraId="7EF3865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1108AEE" w14:textId="77777777" w:rsidR="00086AFA" w:rsidRPr="003261F4" w:rsidRDefault="00086AFA" w:rsidP="00555B5D">
            <w:r w:rsidRPr="003261F4">
              <w:t>4c.2</w:t>
            </w:r>
          </w:p>
        </w:tc>
        <w:tc>
          <w:tcPr>
            <w:tcW w:w="1369" w:type="dxa"/>
            <w:gridSpan w:val="2"/>
          </w:tcPr>
          <w:p w14:paraId="72AE78BE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2A5AF847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086AFA" w:rsidRPr="003261F4" w14:paraId="69918E24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F75D3E8" w14:textId="77777777" w:rsidR="00086AFA" w:rsidRPr="003261F4" w:rsidRDefault="00086AFA" w:rsidP="00555B5D"/>
        </w:tc>
        <w:tc>
          <w:tcPr>
            <w:tcW w:w="7116" w:type="dxa"/>
            <w:gridSpan w:val="4"/>
          </w:tcPr>
          <w:p w14:paraId="464F4186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AFA" w:rsidRPr="003261F4" w14:paraId="71F7C37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006DA77" w14:textId="77777777" w:rsidR="00086AFA" w:rsidRPr="003261F4" w:rsidRDefault="00086AFA" w:rsidP="00555B5D">
            <w:r w:rsidRPr="003261F4">
              <w:t>Scenario/Flusso di eventi di ERRORE: sistema non riesce ad effettuare il salvataggio dei dati</w:t>
            </w:r>
          </w:p>
        </w:tc>
      </w:tr>
      <w:tr w:rsidR="00086AFA" w:rsidRPr="003261F4" w14:paraId="769B67AD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4912D44B" w14:textId="77777777" w:rsidR="00086AFA" w:rsidRPr="003261F4" w:rsidRDefault="00086AFA" w:rsidP="00555B5D">
            <w:r w:rsidRPr="003261F4">
              <w:t>5.1</w:t>
            </w:r>
          </w:p>
        </w:tc>
        <w:tc>
          <w:tcPr>
            <w:tcW w:w="1369" w:type="dxa"/>
            <w:gridSpan w:val="2"/>
          </w:tcPr>
          <w:p w14:paraId="72672B44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7AF3D0BA" w14:textId="550F5220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 w:rsidR="00251AFC">
              <w:t>all’ospite</w:t>
            </w:r>
            <w:r w:rsidRPr="003261F4">
              <w:t>. Il messaggio segnala che non è stato possibile salvare i dati e invita a riprovare più tardi.</w:t>
            </w:r>
          </w:p>
        </w:tc>
      </w:tr>
      <w:tr w:rsidR="00086AFA" w:rsidRPr="003261F4" w14:paraId="10AB17BE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42E55EA5" w14:textId="77777777" w:rsidR="00086AFA" w:rsidRPr="003261F4" w:rsidRDefault="00086AFA" w:rsidP="00555B5D">
            <w:r w:rsidRPr="003261F4">
              <w:t>5.2</w:t>
            </w:r>
          </w:p>
        </w:tc>
        <w:tc>
          <w:tcPr>
            <w:tcW w:w="1369" w:type="dxa"/>
            <w:gridSpan w:val="2"/>
          </w:tcPr>
          <w:p w14:paraId="746CB116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</w:p>
        </w:tc>
        <w:tc>
          <w:tcPr>
            <w:tcW w:w="7116" w:type="dxa"/>
            <w:gridSpan w:val="4"/>
          </w:tcPr>
          <w:p w14:paraId="08D28E55" w14:textId="77777777" w:rsidR="00086AFA" w:rsidRPr="003261F4" w:rsidRDefault="00086AFA" w:rsidP="00555B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Termina con un insuccesso.</w:t>
            </w:r>
          </w:p>
        </w:tc>
      </w:tr>
      <w:tr w:rsidR="00086AFA" w:rsidRPr="003261F4" w14:paraId="44A5226B" w14:textId="77777777" w:rsidTr="00555B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EBA84BB" w14:textId="77777777" w:rsidR="00086AFA" w:rsidRPr="003261F4" w:rsidRDefault="00086AFA" w:rsidP="00555B5D"/>
        </w:tc>
        <w:tc>
          <w:tcPr>
            <w:tcW w:w="7116" w:type="dxa"/>
            <w:gridSpan w:val="4"/>
          </w:tcPr>
          <w:p w14:paraId="2482AFF5" w14:textId="77777777" w:rsidR="00086AFA" w:rsidRPr="003261F4" w:rsidRDefault="00086AFA" w:rsidP="00555B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6AFA" w:rsidRPr="003261F4" w14:paraId="1DC5BAF8" w14:textId="77777777" w:rsidTr="00555B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E26499A" w14:textId="77777777" w:rsidR="00086AFA" w:rsidRPr="003261F4" w:rsidRDefault="00086AFA" w:rsidP="00555B5D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6DE24D8B" w14:textId="0EE01725" w:rsidR="00086AFA" w:rsidRPr="00516ED9" w:rsidRDefault="00516ED9" w:rsidP="00555B5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color w:val="010000"/>
                <w:szCs w:val="28"/>
              </w:rPr>
            </w:pPr>
            <w:r>
              <w:rPr>
                <w:rFonts w:cstheme="majorHAnsi"/>
                <w:color w:val="010000"/>
                <w:szCs w:val="28"/>
              </w:rPr>
              <w:t>NA</w:t>
            </w:r>
          </w:p>
        </w:tc>
      </w:tr>
    </w:tbl>
    <w:p w14:paraId="61F50585" w14:textId="77777777" w:rsidR="00834CE3" w:rsidRPr="003261F4" w:rsidRDefault="00834CE3" w:rsidP="00E15EA3"/>
    <w:p w14:paraId="3165D282" w14:textId="77777777" w:rsidR="007440D4" w:rsidRPr="003261F4" w:rsidRDefault="007440D4" w:rsidP="00E15EA3"/>
    <w:p w14:paraId="4B179E47" w14:textId="77777777" w:rsidR="005B0C95" w:rsidRPr="003A7459" w:rsidRDefault="0F9E9609" w:rsidP="005B0C95">
      <w:pPr>
        <w:pStyle w:val="Titolo4"/>
        <w:jc w:val="both"/>
        <w:rPr>
          <w:lang w:val="en-US"/>
        </w:rPr>
      </w:pPr>
      <w:r w:rsidRPr="0F9E9609">
        <w:rPr>
          <w:lang w:val="en-US"/>
        </w:rPr>
        <w:lastRenderedPageBreak/>
        <w:t xml:space="preserve">UC_GV: Use Case Diagram </w:t>
      </w:r>
      <w:r>
        <w:t>Gestione Vendite</w:t>
      </w:r>
    </w:p>
    <w:p w14:paraId="376F43E3" w14:textId="326F1F7D" w:rsidR="005B0C95" w:rsidRDefault="00B71A93" w:rsidP="005B0C95">
      <w:r w:rsidRPr="00B71A93">
        <w:rPr>
          <w:noProof/>
        </w:rPr>
        <w:drawing>
          <wp:inline distT="0" distB="0" distL="0" distR="0" wp14:anchorId="47E331A5" wp14:editId="6CC0A915">
            <wp:extent cx="4476750" cy="561022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9" b="4211"/>
                    <a:stretch/>
                  </pic:blipFill>
                  <pic:spPr bwMode="auto">
                    <a:xfrm>
                      <a:off x="0" y="0"/>
                      <a:ext cx="44767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54D8B" w14:textId="542B6FBC" w:rsidR="002D273C" w:rsidRPr="003261F4" w:rsidRDefault="002D273C" w:rsidP="002D273C">
      <w:pPr>
        <w:pStyle w:val="Titolo5"/>
      </w:pPr>
      <w:r w:rsidRPr="002D273C">
        <w:t>UC_GV1</w:t>
      </w:r>
      <w:r>
        <w:t xml:space="preserve"> </w:t>
      </w:r>
      <w:r w:rsidRPr="002D273C">
        <w:t>Aggiunta prodotto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48"/>
        <w:gridCol w:w="621"/>
        <w:gridCol w:w="3603"/>
        <w:gridCol w:w="1756"/>
        <w:gridCol w:w="9"/>
        <w:gridCol w:w="1748"/>
      </w:tblGrid>
      <w:tr w:rsidR="005B0C95" w:rsidRPr="003261F4" w14:paraId="0E4FA2C7" w14:textId="77777777" w:rsidTr="00E17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428C1B3B" w14:textId="77777777" w:rsidR="005B0C95" w:rsidRPr="003261F4" w:rsidRDefault="005B0C95" w:rsidP="00E17608">
            <w:pPr>
              <w:rPr>
                <w:b w:val="0"/>
                <w:bCs w:val="0"/>
              </w:rPr>
            </w:pPr>
            <w:bookmarkStart w:id="24" w:name="_Hlk92121944"/>
            <w:r w:rsidRPr="003261F4">
              <w:t>Identificativo</w:t>
            </w:r>
          </w:p>
          <w:p w14:paraId="13FD7004" w14:textId="77777777" w:rsidR="005B0C95" w:rsidRPr="003261F4" w:rsidRDefault="005B0C95" w:rsidP="00E17608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V</w:t>
            </w:r>
            <w:r w:rsidRPr="003261F4">
              <w:rPr>
                <w:i/>
                <w:iCs/>
              </w:rPr>
              <w:t>1</w:t>
            </w:r>
          </w:p>
        </w:tc>
        <w:tc>
          <w:tcPr>
            <w:tcW w:w="3603" w:type="dxa"/>
            <w:vMerge w:val="restart"/>
          </w:tcPr>
          <w:p w14:paraId="7CBF0B29" w14:textId="7E1397B4" w:rsidR="005B0C95" w:rsidRPr="003261F4" w:rsidRDefault="00D509B4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Aggiunta</w:t>
            </w:r>
            <w:r w:rsidR="005B0C95">
              <w:t xml:space="preserve"> </w:t>
            </w:r>
            <w:r w:rsidR="006C01DA">
              <w:t>p</w:t>
            </w:r>
            <w:r w:rsidR="005B0C95">
              <w:t>rodotto</w:t>
            </w:r>
          </w:p>
        </w:tc>
        <w:tc>
          <w:tcPr>
            <w:tcW w:w="1765" w:type="dxa"/>
            <w:gridSpan w:val="2"/>
          </w:tcPr>
          <w:p w14:paraId="481C2F90" w14:textId="77777777" w:rsidR="005B0C95" w:rsidRPr="003261F4" w:rsidRDefault="005B0C95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7C5970F7" w14:textId="1E1C2BC7" w:rsidR="005B0C95" w:rsidRPr="003261F4" w:rsidRDefault="00ED50E2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5B0C95" w:rsidRPr="003261F4" w14:paraId="6A82E26D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20246744" w14:textId="77777777" w:rsidR="005B0C95" w:rsidRPr="003261F4" w:rsidRDefault="005B0C95" w:rsidP="00E17608"/>
        </w:tc>
        <w:tc>
          <w:tcPr>
            <w:tcW w:w="3603" w:type="dxa"/>
            <w:vMerge/>
          </w:tcPr>
          <w:p w14:paraId="2F9A4D4F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D948C9E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56E356B9" w14:textId="2A24637F" w:rsidR="005B0C95" w:rsidRPr="003261F4" w:rsidRDefault="00EE56BA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5B0C95" w:rsidRPr="003261F4" w14:paraId="12803620" w14:textId="77777777" w:rsidTr="00E17608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3A356D07" w14:textId="77777777" w:rsidR="005B0C95" w:rsidRPr="003261F4" w:rsidRDefault="005B0C95" w:rsidP="00E17608"/>
        </w:tc>
        <w:tc>
          <w:tcPr>
            <w:tcW w:w="3603" w:type="dxa"/>
            <w:vMerge/>
          </w:tcPr>
          <w:p w14:paraId="2EA481EE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78195FE0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007FFB1B" w14:textId="77777777" w:rsidR="005B0C95" w:rsidRDefault="005B0C95" w:rsidP="00E1760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rPr>
                <w:i/>
                <w:iCs/>
              </w:rPr>
              <w:t>El Mehdi</w:t>
            </w:r>
          </w:p>
          <w:p w14:paraId="48D0EF7C" w14:textId="77777777" w:rsidR="005B0C95" w:rsidRPr="003261F4" w:rsidRDefault="005B0C95" w:rsidP="00E1760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>
              <w:rPr>
                <w:i/>
                <w:iCs/>
              </w:rPr>
              <w:t>Boudad</w:t>
            </w:r>
            <w:proofErr w:type="spellEnd"/>
          </w:p>
        </w:tc>
      </w:tr>
      <w:tr w:rsidR="005B0C95" w:rsidRPr="003261F4" w14:paraId="3A88F679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BA932E7" w14:textId="77777777" w:rsidR="005B0C95" w:rsidRPr="003261F4" w:rsidRDefault="005B0C95" w:rsidP="00E17608">
            <w:r w:rsidRPr="003261F4">
              <w:lastRenderedPageBreak/>
              <w:t>Descrizione</w:t>
            </w:r>
          </w:p>
        </w:tc>
        <w:tc>
          <w:tcPr>
            <w:tcW w:w="7116" w:type="dxa"/>
            <w:gridSpan w:val="4"/>
          </w:tcPr>
          <w:p w14:paraId="0512BA7D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>consente l’inserimento di un nuovo prodotto nel negozio.</w:t>
            </w:r>
          </w:p>
        </w:tc>
      </w:tr>
      <w:tr w:rsidR="005B0C95" w:rsidRPr="003261F4" w14:paraId="46146CBB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364481D" w14:textId="77777777" w:rsidR="005B0C95" w:rsidRPr="003261F4" w:rsidRDefault="005B0C95" w:rsidP="00E17608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292F574E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Venditore</w:t>
            </w:r>
          </w:p>
          <w:p w14:paraId="18350BDA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>ad inserire un prodotto nella lista prodotti proposta dal proprio negozio.</w:t>
            </w:r>
          </w:p>
        </w:tc>
      </w:tr>
      <w:tr w:rsidR="005B0C95" w:rsidRPr="003261F4" w14:paraId="797068B6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89C272A" w14:textId="77777777" w:rsidR="005B0C95" w:rsidRPr="003261F4" w:rsidRDefault="005B0C95" w:rsidP="00E17608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399738F2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359F3B09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86E1549" w14:textId="77777777" w:rsidR="005B0C95" w:rsidRPr="003261F4" w:rsidRDefault="005B0C95" w:rsidP="00E17608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6233856F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venditore</w:t>
            </w:r>
            <w:r w:rsidRPr="003261F4">
              <w:t xml:space="preserve"> deve aver effettuato il login</w:t>
            </w:r>
          </w:p>
          <w:p w14:paraId="6D92CD16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AND</w:t>
            </w:r>
          </w:p>
          <w:p w14:paraId="33D2B60F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fornisce un comando per effettuare </w:t>
            </w:r>
            <w:r>
              <w:t>l’inserimento</w:t>
            </w:r>
            <w:r w:rsidRPr="003261F4">
              <w:t>.</w:t>
            </w:r>
          </w:p>
        </w:tc>
      </w:tr>
      <w:tr w:rsidR="005B0C95" w:rsidRPr="003261F4" w14:paraId="00CDF612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8A89D17" w14:textId="77777777" w:rsidR="005B0C95" w:rsidRPr="003261F4" w:rsidRDefault="005B0C95" w:rsidP="00E17608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379F4682" w14:textId="77777777" w:rsidR="005B0C95" w:rsidRPr="003261F4" w:rsidRDefault="005B0C95" w:rsidP="00E17608">
            <w:r w:rsidRPr="003261F4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7460CA2E" w14:textId="77777777" w:rsidR="005B0C95" w:rsidRDefault="005B0C95" w:rsidP="00E1760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inserisce correttamente il prodotto nella lista prodotti</w:t>
            </w:r>
          </w:p>
          <w:p w14:paraId="40394890" w14:textId="77777777" w:rsidR="005B0C95" w:rsidRDefault="005B0C95" w:rsidP="00E1760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</w:t>
            </w:r>
          </w:p>
          <w:p w14:paraId="70A18DE8" w14:textId="77777777" w:rsidR="005B0C95" w:rsidRPr="003261F4" w:rsidRDefault="005B0C95" w:rsidP="00E17608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lista prodotti.</w:t>
            </w:r>
          </w:p>
        </w:tc>
      </w:tr>
      <w:tr w:rsidR="005B0C95" w:rsidRPr="003261F4" w14:paraId="28848790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865BC85" w14:textId="77777777" w:rsidR="005B0C95" w:rsidRPr="003261F4" w:rsidRDefault="005B0C95" w:rsidP="00E17608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71FE2C0E" w14:textId="77777777" w:rsidR="005B0C95" w:rsidRPr="003261F4" w:rsidRDefault="005B0C95" w:rsidP="00E17608">
            <w:r w:rsidRPr="003261F4">
              <w:t xml:space="preserve">                       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3EED167D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non inserisce correttamene il prodotto e visualizza un messaggio di errore. </w:t>
            </w:r>
          </w:p>
        </w:tc>
      </w:tr>
      <w:tr w:rsidR="005B0C95" w:rsidRPr="003261F4" w14:paraId="0F0D3C4C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F516418" w14:textId="77777777" w:rsidR="005B0C95" w:rsidRPr="003261F4" w:rsidRDefault="005B0C95" w:rsidP="00E17608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7079E32E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5B0C95" w:rsidRPr="003261F4" w14:paraId="49970B7E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9CEE855" w14:textId="77777777" w:rsidR="005B0C95" w:rsidRPr="003261F4" w:rsidRDefault="005B0C95" w:rsidP="00E17608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61B3CB9C" w14:textId="77777777" w:rsidR="005B0C95" w:rsidRPr="003261F4" w:rsidRDefault="005B0C95" w:rsidP="00E17608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</w:t>
            </w:r>
            <w:r w:rsidRPr="003261F4">
              <w:t>00</w:t>
            </w:r>
            <w:proofErr w:type="gramEnd"/>
            <w:r w:rsidRPr="003261F4">
              <w:t xml:space="preserve"> usi/giorno</w:t>
            </w:r>
          </w:p>
        </w:tc>
      </w:tr>
      <w:tr w:rsidR="005B0C95" w:rsidRPr="003261F4" w14:paraId="1B92A3D3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2A0C939" w14:textId="77777777" w:rsidR="005B0C95" w:rsidRPr="003261F4" w:rsidRDefault="005B0C95" w:rsidP="00E17608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2D54717D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6ECEFB1B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3A3A034" w14:textId="77777777" w:rsidR="005B0C95" w:rsidRPr="003261F4" w:rsidRDefault="005B0C95" w:rsidP="00E17608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1745E0D5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0B26A74B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5842FB3" w14:textId="77777777" w:rsidR="005B0C95" w:rsidRPr="003261F4" w:rsidRDefault="005B0C95" w:rsidP="00E17608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5B0C95" w:rsidRPr="003261F4" w14:paraId="0ED553EA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64ECA3BD" w14:textId="77777777" w:rsidR="005B0C95" w:rsidRPr="003261F4" w:rsidRDefault="005B0C95" w:rsidP="00E17608">
            <w:r w:rsidRPr="003261F4">
              <w:t>1</w:t>
            </w:r>
          </w:p>
        </w:tc>
        <w:tc>
          <w:tcPr>
            <w:tcW w:w="1583" w:type="dxa"/>
            <w:gridSpan w:val="2"/>
          </w:tcPr>
          <w:p w14:paraId="65526C0A" w14:textId="77777777" w:rsidR="005B0C95" w:rsidRPr="003261F4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Venditore</w:t>
            </w:r>
            <w:r w:rsidRPr="003261F4">
              <w:t>:</w:t>
            </w:r>
          </w:p>
        </w:tc>
        <w:tc>
          <w:tcPr>
            <w:tcW w:w="7737" w:type="dxa"/>
            <w:gridSpan w:val="5"/>
          </w:tcPr>
          <w:p w14:paraId="2607A86E" w14:textId="6F93F11D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Richiede di poter </w:t>
            </w:r>
            <w:r>
              <w:t>inserire un prodotto</w:t>
            </w:r>
            <w:r w:rsidRPr="003261F4">
              <w:t xml:space="preserve"> </w:t>
            </w:r>
            <w:r>
              <w:t xml:space="preserve">nella lista </w:t>
            </w:r>
            <w:proofErr w:type="gramStart"/>
            <w:r>
              <w:t>prodotti</w:t>
            </w:r>
            <w:r w:rsidRPr="003261F4">
              <w:t>.</w:t>
            </w:r>
            <w:r w:rsidR="00403161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"_MU_3_Homepage_–" </w:instrText>
            </w:r>
            <w:r w:rsidR="00890E40">
              <w:fldChar w:fldCharType="separate"/>
            </w:r>
            <w:r w:rsidR="00403161">
              <w:rPr>
                <w:rStyle w:val="Collegamentoipertestuale"/>
              </w:rPr>
              <w:t>MU_3</w:t>
            </w:r>
            <w:r w:rsidR="00890E40">
              <w:rPr>
                <w:rStyle w:val="Collegamentoipertestuale"/>
              </w:rPr>
              <w:fldChar w:fldCharType="end"/>
            </w:r>
            <w:r w:rsidR="00403161">
              <w:t>)</w:t>
            </w:r>
          </w:p>
        </w:tc>
      </w:tr>
      <w:tr w:rsidR="005B0C95" w:rsidRPr="003261F4" w14:paraId="3CDE1D41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900E438" w14:textId="77777777" w:rsidR="005B0C95" w:rsidRPr="003261F4" w:rsidRDefault="005B0C95" w:rsidP="00E17608">
            <w:r w:rsidRPr="003261F4">
              <w:t>2</w:t>
            </w:r>
          </w:p>
        </w:tc>
        <w:tc>
          <w:tcPr>
            <w:tcW w:w="1583" w:type="dxa"/>
            <w:gridSpan w:val="2"/>
          </w:tcPr>
          <w:p w14:paraId="223FF244" w14:textId="77777777" w:rsidR="005B0C95" w:rsidRPr="003261F4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737" w:type="dxa"/>
            <w:gridSpan w:val="5"/>
          </w:tcPr>
          <w:p w14:paraId="0A3DDDD8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che richiede l'inserimento di:</w:t>
            </w:r>
          </w:p>
          <w:p w14:paraId="0274515C" w14:textId="77777777" w:rsidR="005B0C95" w:rsidRPr="003261F4" w:rsidRDefault="005B0C95" w:rsidP="00E17608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Nome: Stringa di caratteri alfanumerici.</w:t>
            </w:r>
          </w:p>
          <w:p w14:paraId="4361D824" w14:textId="77777777" w:rsidR="005B0C95" w:rsidRPr="003261F4" w:rsidRDefault="005B0C95" w:rsidP="00E17608">
            <w:pPr>
              <w:pStyle w:val="Paragrafoelenco"/>
              <w:numPr>
                <w:ilvl w:val="0"/>
                <w:numId w:val="3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Prezzo: Stringa di caratteri numerici.</w:t>
            </w:r>
          </w:p>
          <w:p w14:paraId="1BADACE2" w14:textId="77777777" w:rsidR="005B0C95" w:rsidRPr="003261F4" w:rsidRDefault="005B0C95" w:rsidP="00E17608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Descrizione</w:t>
            </w:r>
            <w:r w:rsidRPr="003261F4">
              <w:t>: Stringa che contiene una breve descrizione dell’immagine.</w:t>
            </w:r>
          </w:p>
          <w:p w14:paraId="70CE0F5F" w14:textId="77777777" w:rsidR="005B0C95" w:rsidRPr="008F25CC" w:rsidRDefault="005B0C95" w:rsidP="00E17608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1F4">
              <w:t>Immagine: file con estensione jpg, png, jpeg.</w:t>
            </w:r>
          </w:p>
          <w:p w14:paraId="2C30B556" w14:textId="77777777" w:rsidR="005B0C95" w:rsidRDefault="005B0C95" w:rsidP="00E17608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Categoria: stringa che descrive la categoria di appartenenza del</w:t>
            </w:r>
            <w:r>
              <w:t xml:space="preserve"> prodotto</w:t>
            </w:r>
            <w:r w:rsidRPr="003261F4">
              <w:t>.</w:t>
            </w:r>
          </w:p>
          <w:p w14:paraId="63A9679A" w14:textId="77777777" w:rsidR="005B0C95" w:rsidRPr="003261F4" w:rsidRDefault="005B0C95" w:rsidP="00E17608">
            <w:pPr>
              <w:pStyle w:val="Paragrafoelenco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Quantità: Stringa di caratteri numerici</w:t>
            </w:r>
          </w:p>
          <w:p w14:paraId="74F86418" w14:textId="15AF7108" w:rsidR="005B0C95" w:rsidRPr="003261F4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Tutti i campi suddetti sono obbligatori.</w:t>
            </w:r>
            <w:r w:rsidR="006B0E59" w:rsidRPr="003261F4">
              <w:t xml:space="preserve"> </w:t>
            </w:r>
          </w:p>
          <w:p w14:paraId="7824F529" w14:textId="77777777" w:rsidR="005B0C95" w:rsidRPr="003261F4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0C95" w:rsidRPr="003261F4" w14:paraId="4FCE82C5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0152E17" w14:textId="77777777" w:rsidR="005B0C95" w:rsidRPr="003261F4" w:rsidRDefault="005B0C95" w:rsidP="00E17608">
            <w:r w:rsidRPr="003261F4">
              <w:lastRenderedPageBreak/>
              <w:t>3</w:t>
            </w:r>
          </w:p>
        </w:tc>
        <w:tc>
          <w:tcPr>
            <w:tcW w:w="1583" w:type="dxa"/>
            <w:gridSpan w:val="2"/>
          </w:tcPr>
          <w:p w14:paraId="3795FC47" w14:textId="77777777" w:rsidR="005B0C95" w:rsidRPr="003261F4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Venditore</w:t>
            </w:r>
            <w:r w:rsidRPr="003261F4">
              <w:t>:</w:t>
            </w:r>
          </w:p>
        </w:tc>
        <w:tc>
          <w:tcPr>
            <w:tcW w:w="7737" w:type="dxa"/>
            <w:gridSpan w:val="5"/>
          </w:tcPr>
          <w:p w14:paraId="0FFBF40E" w14:textId="4DD1DEE2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Riempie tutti i campi obbligatori e sceglie </w:t>
            </w:r>
            <w:r>
              <w:t>tra i file di sistema</w:t>
            </w:r>
            <w:r w:rsidRPr="003261F4">
              <w:t xml:space="preserve"> l’immagine da caricare e conferma la </w:t>
            </w:r>
            <w:proofErr w:type="spellStart"/>
            <w:r w:rsidRPr="003261F4">
              <w:t>form</w:t>
            </w:r>
            <w:proofErr w:type="spellEnd"/>
            <w:r w:rsidRPr="003261F4">
              <w:t xml:space="preserve"> utilizzando il </w:t>
            </w:r>
            <w:proofErr w:type="gramStart"/>
            <w:r w:rsidRPr="003261F4">
              <w:t>comando.</w:t>
            </w:r>
            <w:r w:rsidR="008C6F1E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"_MU_12_Aggiungi_Prodotto" </w:instrText>
            </w:r>
            <w:r w:rsidR="00890E40">
              <w:fldChar w:fldCharType="separate"/>
            </w:r>
            <w:r w:rsidR="008C6F1E" w:rsidRPr="008C6F1E">
              <w:rPr>
                <w:rStyle w:val="Collegamentoipertestuale"/>
              </w:rPr>
              <w:t>MU_12</w:t>
            </w:r>
            <w:r w:rsidR="00890E40">
              <w:rPr>
                <w:rStyle w:val="Collegamentoipertestuale"/>
              </w:rPr>
              <w:fldChar w:fldCharType="end"/>
            </w:r>
            <w:r w:rsidR="008C6F1E">
              <w:t>)</w:t>
            </w:r>
          </w:p>
        </w:tc>
      </w:tr>
      <w:tr w:rsidR="005B0C95" w:rsidRPr="003261F4" w14:paraId="41F36BEB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07B968F" w14:textId="77777777" w:rsidR="005B0C95" w:rsidRPr="003261F4" w:rsidRDefault="005B0C95" w:rsidP="00E17608">
            <w:r w:rsidRPr="003261F4">
              <w:t>4</w:t>
            </w:r>
          </w:p>
        </w:tc>
        <w:tc>
          <w:tcPr>
            <w:tcW w:w="1583" w:type="dxa"/>
            <w:gridSpan w:val="2"/>
          </w:tcPr>
          <w:p w14:paraId="604BC15E" w14:textId="77777777" w:rsidR="005B0C95" w:rsidRPr="003261F4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737" w:type="dxa"/>
            <w:gridSpan w:val="5"/>
          </w:tcPr>
          <w:p w14:paraId="55460FAF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Verifica che:</w:t>
            </w:r>
          </w:p>
          <w:p w14:paraId="7BD492EC" w14:textId="77777777" w:rsidR="005B0C95" w:rsidRDefault="005B0C95" w:rsidP="00E17608">
            <w:pPr>
              <w:pStyle w:val="Paragrafoelenco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 tutti i campi obbligatori siano stati compilati.</w:t>
            </w:r>
          </w:p>
          <w:p w14:paraId="25156C96" w14:textId="77777777" w:rsidR="005B0C95" w:rsidRPr="003261F4" w:rsidRDefault="005B0C95" w:rsidP="00E17608">
            <w:pPr>
              <w:pStyle w:val="Paragrafoelenco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campi quantità e prezzo abbiano solo valori positivi</w:t>
            </w:r>
            <w:r>
              <w:br/>
            </w:r>
          </w:p>
        </w:tc>
      </w:tr>
      <w:tr w:rsidR="005B0C95" w:rsidRPr="003261F4" w14:paraId="0F0679EA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27FDD67" w14:textId="77777777" w:rsidR="005B0C95" w:rsidRPr="003261F4" w:rsidRDefault="005B0C95" w:rsidP="00E17608">
            <w:r>
              <w:t>5</w:t>
            </w:r>
          </w:p>
        </w:tc>
        <w:tc>
          <w:tcPr>
            <w:tcW w:w="1583" w:type="dxa"/>
            <w:gridSpan w:val="2"/>
          </w:tcPr>
          <w:p w14:paraId="6E5D99BF" w14:textId="77777777" w:rsidR="005B0C95" w:rsidRPr="003261F4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  <w:tc>
          <w:tcPr>
            <w:tcW w:w="7737" w:type="dxa"/>
            <w:gridSpan w:val="5"/>
          </w:tcPr>
          <w:p w14:paraId="17E032B8" w14:textId="3A506CA3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prodotto, e reindirizza il venditore alla lista dei prodotti.</w:t>
            </w:r>
          </w:p>
        </w:tc>
      </w:tr>
      <w:tr w:rsidR="005B0C95" w:rsidRPr="003261F4" w14:paraId="6D323942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067FBAE9" w14:textId="77777777" w:rsidR="005B0C95" w:rsidRPr="003261F4" w:rsidRDefault="005B0C95" w:rsidP="00E17608"/>
        </w:tc>
      </w:tr>
      <w:tr w:rsidR="005B0C95" w:rsidRPr="003261F4" w14:paraId="2F72AEE0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3ACB9728" w14:textId="77777777" w:rsidR="005B0C95" w:rsidRPr="003261F4" w:rsidRDefault="005B0C95" w:rsidP="00E17608">
            <w:r w:rsidRPr="003261F4">
              <w:t xml:space="preserve">Scenario/Flusso di eventi </w:t>
            </w:r>
            <w:proofErr w:type="gramStart"/>
            <w:r w:rsidRPr="003261F4">
              <w:t>Alternativo:  qualche</w:t>
            </w:r>
            <w:proofErr w:type="gramEnd"/>
            <w:r w:rsidRPr="003261F4">
              <w:t xml:space="preserve"> campo obbligatorio non è stato compilato</w:t>
            </w:r>
          </w:p>
        </w:tc>
      </w:tr>
      <w:tr w:rsidR="005B0C95" w:rsidRPr="003261F4" w14:paraId="78D17E1D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DAB9CF1" w14:textId="77777777" w:rsidR="005B0C95" w:rsidRPr="003261F4" w:rsidRDefault="005B0C95" w:rsidP="00E17608">
            <w:r>
              <w:t>5</w:t>
            </w:r>
            <w:r w:rsidRPr="003261F4">
              <w:t>.a1</w:t>
            </w:r>
          </w:p>
        </w:tc>
        <w:tc>
          <w:tcPr>
            <w:tcW w:w="1369" w:type="dxa"/>
            <w:gridSpan w:val="2"/>
          </w:tcPr>
          <w:p w14:paraId="1BB0B407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4F7284A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Viene segnalato al venditore che il campo obbligatorio non è stato completato.</w:t>
            </w:r>
          </w:p>
        </w:tc>
      </w:tr>
      <w:tr w:rsidR="005B0C95" w:rsidRPr="003261F4" w14:paraId="1053B316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7E01992" w14:textId="77777777" w:rsidR="005B0C95" w:rsidRPr="003261F4" w:rsidRDefault="005B0C95" w:rsidP="00E17608">
            <w:r>
              <w:t>5</w:t>
            </w:r>
            <w:r w:rsidRPr="003261F4">
              <w:t>.a2</w:t>
            </w:r>
          </w:p>
        </w:tc>
        <w:tc>
          <w:tcPr>
            <w:tcW w:w="1369" w:type="dxa"/>
            <w:gridSpan w:val="2"/>
          </w:tcPr>
          <w:p w14:paraId="0B41B369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728C6D8D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5B0C95" w:rsidRPr="003261F4" w14:paraId="005BBDC1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60A0604" w14:textId="77777777" w:rsidR="005B0C95" w:rsidRPr="003261F4" w:rsidRDefault="005B0C95" w:rsidP="00E17608"/>
        </w:tc>
        <w:tc>
          <w:tcPr>
            <w:tcW w:w="7116" w:type="dxa"/>
            <w:gridSpan w:val="4"/>
          </w:tcPr>
          <w:p w14:paraId="7995BC0A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0C95" w:rsidRPr="003261F4" w14:paraId="2A5BB254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A8B3ACD" w14:textId="77777777" w:rsidR="005B0C95" w:rsidRPr="003261F4" w:rsidRDefault="005B0C95" w:rsidP="00E17608">
            <w:r w:rsidRPr="003261F4">
              <w:t xml:space="preserve">Scenario/Flusso di eventi di ERRORE: sistema non riesce ad effettuare il caricamento </w:t>
            </w:r>
            <w:r>
              <w:t>del prodotto</w:t>
            </w:r>
          </w:p>
        </w:tc>
      </w:tr>
      <w:tr w:rsidR="005B0C95" w:rsidRPr="003261F4" w14:paraId="16FB1D05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AD4F8F0" w14:textId="77777777" w:rsidR="005B0C95" w:rsidRPr="003261F4" w:rsidRDefault="005B0C95" w:rsidP="00E17608">
            <w:r w:rsidRPr="003261F4">
              <w:lastRenderedPageBreak/>
              <w:t>5.1</w:t>
            </w:r>
          </w:p>
        </w:tc>
        <w:tc>
          <w:tcPr>
            <w:tcW w:w="1369" w:type="dxa"/>
            <w:gridSpan w:val="2"/>
          </w:tcPr>
          <w:p w14:paraId="775EE068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0DD3F217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>
              <w:t>al venditore</w:t>
            </w:r>
            <w:r w:rsidRPr="003261F4">
              <w:t xml:space="preserve">. Il messaggio segnala che non è stato possibile effettuare il caricamento di </w:t>
            </w:r>
            <w:r>
              <w:t>prodotto</w:t>
            </w:r>
            <w:r w:rsidRPr="003261F4">
              <w:t xml:space="preserve"> e invita a riprovare più tardi.</w:t>
            </w:r>
          </w:p>
        </w:tc>
      </w:tr>
      <w:tr w:rsidR="005B0C95" w:rsidRPr="003261F4" w14:paraId="525EFF89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A95194A" w14:textId="77777777" w:rsidR="005B0C95" w:rsidRPr="003261F4" w:rsidRDefault="005B0C95" w:rsidP="00E17608">
            <w:r w:rsidRPr="003261F4">
              <w:t>5.2</w:t>
            </w:r>
          </w:p>
        </w:tc>
        <w:tc>
          <w:tcPr>
            <w:tcW w:w="1369" w:type="dxa"/>
            <w:gridSpan w:val="2"/>
          </w:tcPr>
          <w:p w14:paraId="04F808DF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3A791673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5B0C95" w:rsidRPr="003261F4" w14:paraId="58B21758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17E08BB" w14:textId="77777777" w:rsidR="005B0C95" w:rsidRPr="003261F4" w:rsidRDefault="005B0C95" w:rsidP="00E17608"/>
        </w:tc>
        <w:tc>
          <w:tcPr>
            <w:tcW w:w="7116" w:type="dxa"/>
            <w:gridSpan w:val="4"/>
          </w:tcPr>
          <w:p w14:paraId="7B21BF3A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0C95" w:rsidRPr="003261F4" w14:paraId="36692948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3366DCD" w14:textId="77777777" w:rsidR="005B0C95" w:rsidRPr="003261F4" w:rsidRDefault="005B0C95" w:rsidP="00E17608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1A1F1B5B" w14:textId="77777777" w:rsidR="005B0C95" w:rsidRPr="003261F4" w:rsidRDefault="005B0C95" w:rsidP="00E1760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>NA</w:t>
            </w:r>
          </w:p>
        </w:tc>
      </w:tr>
      <w:bookmarkEnd w:id="24"/>
    </w:tbl>
    <w:p w14:paraId="0C60A97E" w14:textId="77777777" w:rsidR="005B0C95" w:rsidRPr="003261F4" w:rsidRDefault="005B0C95" w:rsidP="005B0C95"/>
    <w:p w14:paraId="396172F6" w14:textId="044D3952" w:rsidR="00964AC8" w:rsidRPr="003261F4" w:rsidRDefault="00B81F83" w:rsidP="00B81F83">
      <w:pPr>
        <w:pStyle w:val="Titolo5"/>
      </w:pPr>
      <w:r w:rsidRPr="00B81F83">
        <w:t>UC_GV2</w:t>
      </w:r>
      <w:r>
        <w:t xml:space="preserve"> </w:t>
      </w:r>
      <w:r w:rsidRPr="00B81F83">
        <w:t>Visualizza ordine</w:t>
      </w:r>
    </w:p>
    <w:tbl>
      <w:tblPr>
        <w:tblStyle w:val="Tabellagriglia4-colore1"/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611"/>
        <w:gridCol w:w="758"/>
        <w:gridCol w:w="3603"/>
        <w:gridCol w:w="1756"/>
        <w:gridCol w:w="9"/>
        <w:gridCol w:w="1748"/>
      </w:tblGrid>
      <w:tr w:rsidR="005B0C95" w:rsidRPr="003261F4" w14:paraId="71B100B2" w14:textId="77777777" w:rsidTr="00E176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735302DD" w14:textId="77777777" w:rsidR="005B0C95" w:rsidRPr="003261F4" w:rsidRDefault="005B0C95" w:rsidP="00E17608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52A1CC0C" w14:textId="77777777" w:rsidR="005B0C95" w:rsidRPr="003261F4" w:rsidRDefault="005B0C95" w:rsidP="00E17608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V</w:t>
            </w:r>
            <w:r w:rsidRPr="003261F4">
              <w:rPr>
                <w:i/>
                <w:iCs/>
              </w:rPr>
              <w:t>2</w:t>
            </w:r>
          </w:p>
        </w:tc>
        <w:tc>
          <w:tcPr>
            <w:tcW w:w="3603" w:type="dxa"/>
            <w:vMerge w:val="restart"/>
          </w:tcPr>
          <w:p w14:paraId="241DDAA1" w14:textId="46A11ED4" w:rsidR="005B0C95" w:rsidRPr="003261F4" w:rsidRDefault="005B0C95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bCs w:val="0"/>
                <w:i/>
                <w:iCs/>
              </w:rPr>
              <w:t>Visualizza ordine</w:t>
            </w:r>
            <w:r w:rsidRPr="003261F4">
              <w:rPr>
                <w:bCs w:val="0"/>
                <w:i/>
                <w:iCs/>
              </w:rPr>
              <w:t xml:space="preserve"> </w:t>
            </w:r>
          </w:p>
        </w:tc>
        <w:tc>
          <w:tcPr>
            <w:tcW w:w="1765" w:type="dxa"/>
            <w:gridSpan w:val="2"/>
          </w:tcPr>
          <w:p w14:paraId="2859060A" w14:textId="77777777" w:rsidR="005B0C95" w:rsidRPr="003261F4" w:rsidRDefault="005B0C95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7A498645" w14:textId="489C50DE" w:rsidR="005B0C95" w:rsidRPr="003261F4" w:rsidRDefault="00ED50E2" w:rsidP="00E176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bCs w:val="0"/>
                <w:i/>
                <w:iCs/>
              </w:rPr>
              <w:t>13</w:t>
            </w:r>
            <w:r w:rsidRPr="003261F4">
              <w:rPr>
                <w:i/>
                <w:iCs/>
              </w:rPr>
              <w:t>/</w:t>
            </w:r>
            <w:r>
              <w:rPr>
                <w:i/>
                <w:iCs/>
              </w:rPr>
              <w:t>01</w:t>
            </w:r>
            <w:r w:rsidRPr="003261F4">
              <w:rPr>
                <w:i/>
                <w:iCs/>
              </w:rPr>
              <w:t>/202</w:t>
            </w:r>
            <w:r>
              <w:rPr>
                <w:i/>
                <w:iCs/>
              </w:rPr>
              <w:t>2</w:t>
            </w:r>
          </w:p>
        </w:tc>
      </w:tr>
      <w:tr w:rsidR="005B0C95" w:rsidRPr="003261F4" w14:paraId="08328F8A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2E74A1C7" w14:textId="77777777" w:rsidR="005B0C95" w:rsidRPr="003261F4" w:rsidRDefault="005B0C95" w:rsidP="00E17608"/>
        </w:tc>
        <w:tc>
          <w:tcPr>
            <w:tcW w:w="3603" w:type="dxa"/>
            <w:vMerge/>
          </w:tcPr>
          <w:p w14:paraId="4B6F2589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01FFD53C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4EA417D1" w14:textId="209B1C01" w:rsidR="005B0C95" w:rsidRPr="003261F4" w:rsidRDefault="00EE56BA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5B0C95" w:rsidRPr="003261F4" w14:paraId="75F182DD" w14:textId="77777777" w:rsidTr="00E17608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16B946C0" w14:textId="77777777" w:rsidR="005B0C95" w:rsidRPr="003261F4" w:rsidRDefault="005B0C95" w:rsidP="00E17608"/>
        </w:tc>
        <w:tc>
          <w:tcPr>
            <w:tcW w:w="3603" w:type="dxa"/>
            <w:vMerge/>
          </w:tcPr>
          <w:p w14:paraId="5CDBEE44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7C50A195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3C53CD23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 xml:space="preserve">El Mehdi </w:t>
            </w:r>
            <w:proofErr w:type="spellStart"/>
            <w:r>
              <w:rPr>
                <w:bCs/>
                <w:i/>
                <w:iCs/>
              </w:rPr>
              <w:t>Boudad</w:t>
            </w:r>
            <w:proofErr w:type="spellEnd"/>
          </w:p>
        </w:tc>
      </w:tr>
      <w:tr w:rsidR="005B0C95" w:rsidRPr="003261F4" w14:paraId="773E5B5F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D365F9B" w14:textId="77777777" w:rsidR="005B0C95" w:rsidRPr="003261F4" w:rsidRDefault="005B0C95" w:rsidP="00E17608">
            <w:r w:rsidRPr="003261F4">
              <w:t>Descrizione</w:t>
            </w:r>
          </w:p>
        </w:tc>
        <w:tc>
          <w:tcPr>
            <w:tcW w:w="7116" w:type="dxa"/>
            <w:gridSpan w:val="4"/>
          </w:tcPr>
          <w:p w14:paraId="39FE98F2" w14:textId="22B201CB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permette al venditore di </w:t>
            </w:r>
            <w:r w:rsidR="004B102A">
              <w:rPr>
                <w:bCs/>
                <w:i/>
                <w:iCs/>
              </w:rPr>
              <w:t>visualizzare</w:t>
            </w:r>
            <w:r>
              <w:rPr>
                <w:bCs/>
                <w:i/>
                <w:iCs/>
              </w:rPr>
              <w:t xml:space="preserve"> un ordine.</w:t>
            </w:r>
          </w:p>
        </w:tc>
      </w:tr>
      <w:tr w:rsidR="005B0C95" w:rsidRPr="003261F4" w14:paraId="1EBE7AD5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E443516" w14:textId="77777777" w:rsidR="005B0C95" w:rsidRPr="003261F4" w:rsidRDefault="005B0C95" w:rsidP="00E17608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09B5644A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Venditore</w:t>
            </w:r>
          </w:p>
          <w:p w14:paraId="0ED50F73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a visualizzare </w:t>
            </w:r>
            <w:r>
              <w:rPr>
                <w:bCs/>
              </w:rPr>
              <w:t>i dettagli di un ordine effettuato da un cliente.</w:t>
            </w:r>
          </w:p>
        </w:tc>
      </w:tr>
      <w:tr w:rsidR="005B0C95" w:rsidRPr="003261F4" w14:paraId="6E01B160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C7AFEDF" w14:textId="77777777" w:rsidR="005B0C95" w:rsidRPr="003261F4" w:rsidRDefault="005B0C95" w:rsidP="00E17608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65905B0B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669D8320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1FE9DCB" w14:textId="77777777" w:rsidR="005B0C95" w:rsidRPr="003261F4" w:rsidRDefault="005B0C95" w:rsidP="00E17608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2FF86092" w14:textId="49D214C9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t>E’</w:t>
            </w:r>
            <w:proofErr w:type="gramEnd"/>
            <w:r w:rsidRPr="003261F4">
              <w:t xml:space="preserve"> attivata la funzione </w:t>
            </w:r>
            <w:r>
              <w:t>per visualizzare la lista ordini</w:t>
            </w:r>
            <w:r w:rsidRPr="003261F4">
              <w:t>.</w:t>
            </w:r>
            <w:r w:rsidR="00736AE8" w:rsidRPr="003261F4">
              <w:t xml:space="preserve"> </w:t>
            </w:r>
          </w:p>
        </w:tc>
      </w:tr>
      <w:tr w:rsidR="005B0C95" w:rsidRPr="003261F4" w14:paraId="7FC5976A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3BC4468" w14:textId="77777777" w:rsidR="005B0C95" w:rsidRPr="003261F4" w:rsidRDefault="005B0C95" w:rsidP="00E17608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28992532" w14:textId="77777777" w:rsidR="005B0C95" w:rsidRPr="003261F4" w:rsidRDefault="005B0C95" w:rsidP="00E17608">
            <w:r w:rsidRPr="003261F4">
              <w:t xml:space="preserve">                       On success</w:t>
            </w:r>
          </w:p>
        </w:tc>
        <w:tc>
          <w:tcPr>
            <w:tcW w:w="7116" w:type="dxa"/>
            <w:gridSpan w:val="4"/>
          </w:tcPr>
          <w:p w14:paraId="1634B9B8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venditore visualizza i dettagli dell’ordine correttamente.</w:t>
            </w:r>
          </w:p>
        </w:tc>
      </w:tr>
      <w:tr w:rsidR="005B0C95" w:rsidRPr="003261F4" w14:paraId="55F1E46A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A4EB9F6" w14:textId="77777777" w:rsidR="005B0C95" w:rsidRPr="003261F4" w:rsidRDefault="005B0C95" w:rsidP="00E17608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19410755" w14:textId="77777777" w:rsidR="005B0C95" w:rsidRPr="003261F4" w:rsidRDefault="005B0C95" w:rsidP="00E17608">
            <w:r w:rsidRPr="003261F4">
              <w:t xml:space="preserve">                       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6EC3101B" w14:textId="77777777" w:rsidR="005B0C95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Il venditore non visualizza i dettagli dell’ordine.</w:t>
            </w:r>
          </w:p>
          <w:p w14:paraId="4C4DDFE8" w14:textId="77777777" w:rsidR="005B0C95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AND</w:t>
            </w:r>
          </w:p>
          <w:p w14:paraId="6293AA1C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Il sistema restituisce un messaggio di errore.</w:t>
            </w:r>
          </w:p>
        </w:tc>
      </w:tr>
      <w:tr w:rsidR="005B0C95" w:rsidRPr="003261F4" w14:paraId="37734649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BD49418" w14:textId="77777777" w:rsidR="005B0C95" w:rsidRPr="003261F4" w:rsidRDefault="005B0C95" w:rsidP="00E17608">
            <w:r w:rsidRPr="003261F4">
              <w:lastRenderedPageBreak/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65423189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rPr>
                <w:bCs/>
              </w:rPr>
              <w:t>Media</w:t>
            </w:r>
          </w:p>
        </w:tc>
      </w:tr>
      <w:tr w:rsidR="005B0C95" w:rsidRPr="003261F4" w14:paraId="349E04B9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C5C3F7A" w14:textId="77777777" w:rsidR="005B0C95" w:rsidRPr="003261F4" w:rsidRDefault="005B0C95" w:rsidP="00E17608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59FC06CE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15</w:t>
            </w:r>
            <w:r>
              <w:t>0</w:t>
            </w:r>
            <w:r w:rsidRPr="003261F4">
              <w:rPr>
                <w:bCs/>
              </w:rPr>
              <w:t xml:space="preserve"> usi/giorno</w:t>
            </w:r>
          </w:p>
        </w:tc>
      </w:tr>
      <w:tr w:rsidR="005B0C95" w:rsidRPr="003261F4" w14:paraId="209A864A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D27F8A9" w14:textId="77777777" w:rsidR="005B0C95" w:rsidRPr="003261F4" w:rsidRDefault="005B0C95" w:rsidP="00E17608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17B41DC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085386F9" w14:textId="77777777" w:rsidTr="00E1760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31E97FA" w14:textId="77777777" w:rsidR="005B0C95" w:rsidRPr="003261F4" w:rsidRDefault="005B0C95" w:rsidP="00E17608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27B93C85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B0C95" w:rsidRPr="003261F4" w14:paraId="15449B87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076DAAF8" w14:textId="77777777" w:rsidR="005B0C95" w:rsidRPr="003261F4" w:rsidRDefault="005B0C95" w:rsidP="00E17608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5B0C95" w:rsidRPr="003261F4" w14:paraId="1EE0E4F8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40F3CB3" w14:textId="77777777" w:rsidR="005B0C95" w:rsidRPr="003261F4" w:rsidRDefault="005B0C95" w:rsidP="00E17608">
            <w:r w:rsidRPr="003261F4">
              <w:t>1</w:t>
            </w:r>
          </w:p>
        </w:tc>
        <w:tc>
          <w:tcPr>
            <w:tcW w:w="1446" w:type="dxa"/>
            <w:gridSpan w:val="2"/>
          </w:tcPr>
          <w:p w14:paraId="57984A69" w14:textId="77777777" w:rsidR="005B0C95" w:rsidRPr="003261F4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Venditore</w:t>
            </w:r>
            <w:r w:rsidRPr="003261F4">
              <w:t>:</w:t>
            </w:r>
          </w:p>
        </w:tc>
        <w:tc>
          <w:tcPr>
            <w:tcW w:w="7874" w:type="dxa"/>
            <w:gridSpan w:val="5"/>
          </w:tcPr>
          <w:p w14:paraId="086B7E82" w14:textId="0F3FE876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Clicca sulla funzionalità </w:t>
            </w:r>
            <w:r>
              <w:t>per</w:t>
            </w:r>
            <w:r w:rsidRPr="003261F4">
              <w:t xml:space="preserve"> visualizzare </w:t>
            </w:r>
            <w:r>
              <w:t xml:space="preserve">la lista </w:t>
            </w:r>
            <w:proofErr w:type="gramStart"/>
            <w:r>
              <w:t>ordini.</w:t>
            </w:r>
            <w:r w:rsidR="00736AE8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"_MU_3_Homepage_–" </w:instrText>
            </w:r>
            <w:r w:rsidR="00890E40">
              <w:fldChar w:fldCharType="separate"/>
            </w:r>
            <w:r w:rsidR="00736AE8" w:rsidRPr="00736AE8">
              <w:rPr>
                <w:rStyle w:val="Collegamentoipertestuale"/>
              </w:rPr>
              <w:t>MU_3</w:t>
            </w:r>
            <w:r w:rsidR="00890E40">
              <w:rPr>
                <w:rStyle w:val="Collegamentoipertestuale"/>
              </w:rPr>
              <w:fldChar w:fldCharType="end"/>
            </w:r>
            <w:r w:rsidR="00736AE8">
              <w:t>)</w:t>
            </w:r>
          </w:p>
        </w:tc>
      </w:tr>
      <w:tr w:rsidR="005B0C95" w:rsidRPr="003261F4" w14:paraId="38FFD62A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4BCCA39" w14:textId="77777777" w:rsidR="005B0C95" w:rsidRPr="003261F4" w:rsidRDefault="005B0C95" w:rsidP="00E17608">
            <w:r>
              <w:t>2</w:t>
            </w:r>
          </w:p>
        </w:tc>
        <w:tc>
          <w:tcPr>
            <w:tcW w:w="1446" w:type="dxa"/>
            <w:gridSpan w:val="2"/>
          </w:tcPr>
          <w:p w14:paraId="49A6B52A" w14:textId="77777777" w:rsidR="005B0C95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Sistema:</w:t>
            </w:r>
          </w:p>
        </w:tc>
        <w:tc>
          <w:tcPr>
            <w:tcW w:w="7874" w:type="dxa"/>
            <w:gridSpan w:val="5"/>
          </w:tcPr>
          <w:p w14:paraId="1B80D88A" w14:textId="2554F442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Restituisce una lista con gli ordini effettuati per i prodotti del venditore.</w:t>
            </w:r>
            <w:r w:rsidR="006B0E59" w:rsidRPr="003261F4">
              <w:t xml:space="preserve"> </w:t>
            </w:r>
          </w:p>
        </w:tc>
      </w:tr>
      <w:tr w:rsidR="005B0C95" w:rsidRPr="003261F4" w14:paraId="0A5C0816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9C7CD4B" w14:textId="77777777" w:rsidR="005B0C95" w:rsidRPr="003261F4" w:rsidRDefault="005B0C95" w:rsidP="00E17608">
            <w:r>
              <w:t>3</w:t>
            </w:r>
          </w:p>
        </w:tc>
        <w:tc>
          <w:tcPr>
            <w:tcW w:w="1446" w:type="dxa"/>
            <w:gridSpan w:val="2"/>
          </w:tcPr>
          <w:p w14:paraId="111B8D64" w14:textId="77777777" w:rsidR="005B0C95" w:rsidRPr="003261F4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Venditore:</w:t>
            </w:r>
          </w:p>
        </w:tc>
        <w:tc>
          <w:tcPr>
            <w:tcW w:w="7874" w:type="dxa"/>
            <w:gridSpan w:val="5"/>
          </w:tcPr>
          <w:p w14:paraId="690BF251" w14:textId="53C3B5C1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Clicca sulla funzionalità per visualizzare i dettagli su uno degli </w:t>
            </w:r>
            <w:proofErr w:type="gramStart"/>
            <w:r>
              <w:t>ordini.</w:t>
            </w:r>
            <w:r w:rsidR="00736AE8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"_MU_13_Lista_Ordini" </w:instrText>
            </w:r>
            <w:r w:rsidR="00890E40">
              <w:fldChar w:fldCharType="separate"/>
            </w:r>
            <w:r w:rsidR="00736AE8" w:rsidRPr="00736AE8">
              <w:rPr>
                <w:rStyle w:val="Collegamentoipertestuale"/>
              </w:rPr>
              <w:t>MU_13</w:t>
            </w:r>
            <w:r w:rsidR="00890E40">
              <w:rPr>
                <w:rStyle w:val="Collegamentoipertestuale"/>
              </w:rPr>
              <w:fldChar w:fldCharType="end"/>
            </w:r>
            <w:r w:rsidR="00736AE8">
              <w:t>)</w:t>
            </w:r>
          </w:p>
        </w:tc>
      </w:tr>
      <w:tr w:rsidR="005B0C95" w:rsidRPr="003261F4" w14:paraId="5715116B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7AEF4BC" w14:textId="77777777" w:rsidR="005B0C95" w:rsidRPr="003261F4" w:rsidRDefault="005B0C95" w:rsidP="00E17608">
            <w:r>
              <w:t>4</w:t>
            </w:r>
          </w:p>
        </w:tc>
        <w:tc>
          <w:tcPr>
            <w:tcW w:w="1446" w:type="dxa"/>
            <w:gridSpan w:val="2"/>
          </w:tcPr>
          <w:p w14:paraId="5DEF8160" w14:textId="77777777" w:rsidR="005B0C95" w:rsidRPr="003261F4" w:rsidRDefault="005B0C95" w:rsidP="00E17608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Sistema:</w:t>
            </w:r>
          </w:p>
        </w:tc>
        <w:tc>
          <w:tcPr>
            <w:tcW w:w="7874" w:type="dxa"/>
            <w:gridSpan w:val="5"/>
          </w:tcPr>
          <w:p w14:paraId="484318BD" w14:textId="77777777" w:rsidR="005B0C95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il venditore su una pagina con i dettagli dell’ordine:</w:t>
            </w:r>
          </w:p>
          <w:p w14:paraId="5118F4D5" w14:textId="77777777" w:rsidR="005B0C95" w:rsidRDefault="005B0C95" w:rsidP="00E17608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numero ordine: Stringa di caratteri numerici</w:t>
            </w:r>
          </w:p>
          <w:p w14:paraId="457577FB" w14:textId="77777777" w:rsidR="005B0C95" w:rsidRDefault="005B0C95" w:rsidP="00E17608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prezzo totale: Stringa di caratteri numerici</w:t>
            </w:r>
          </w:p>
          <w:p w14:paraId="4688A18A" w14:textId="77777777" w:rsidR="005B0C95" w:rsidRDefault="005B0C95" w:rsidP="00E17608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indirizzo: Stringa di caratteri alfabetici</w:t>
            </w:r>
          </w:p>
          <w:p w14:paraId="02A9FE4F" w14:textId="77777777" w:rsidR="005B0C95" w:rsidRDefault="005B0C95" w:rsidP="00E17608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e-mail cliente: Stringa</w:t>
            </w:r>
          </w:p>
          <w:p w14:paraId="4E8DC1A3" w14:textId="77777777" w:rsidR="005B0C95" w:rsidRDefault="005B0C95" w:rsidP="00E17608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ordine: Stringa di tipo DD/MM/YYYY</w:t>
            </w:r>
          </w:p>
          <w:p w14:paraId="2F4A791D" w14:textId="775250A9" w:rsidR="00736AE8" w:rsidRDefault="005B0C95" w:rsidP="006B0E59">
            <w:pPr>
              <w:pStyle w:val="Paragrafoelenco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 dei prodotti</w:t>
            </w:r>
          </w:p>
        </w:tc>
      </w:tr>
      <w:tr w:rsidR="005B0C95" w:rsidRPr="003261F4" w14:paraId="415A94F5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E4A2570" w14:textId="77777777" w:rsidR="005B0C95" w:rsidRDefault="005B0C95" w:rsidP="00E17608">
            <w:r>
              <w:t>5</w:t>
            </w:r>
          </w:p>
        </w:tc>
        <w:tc>
          <w:tcPr>
            <w:tcW w:w="1446" w:type="dxa"/>
            <w:gridSpan w:val="2"/>
          </w:tcPr>
          <w:p w14:paraId="5D8B2548" w14:textId="77777777" w:rsidR="005B0C95" w:rsidRDefault="005B0C95" w:rsidP="00E1760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Venditore:</w:t>
            </w:r>
          </w:p>
        </w:tc>
        <w:tc>
          <w:tcPr>
            <w:tcW w:w="7874" w:type="dxa"/>
            <w:gridSpan w:val="5"/>
          </w:tcPr>
          <w:p w14:paraId="3E223511" w14:textId="0BFD0546" w:rsidR="005B0C95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le relative informazioni riguardo l’ordine scelto. </w:t>
            </w:r>
            <w:r w:rsidR="006B0E59">
              <w:t>(</w:t>
            </w:r>
            <w:hyperlink w:anchor="_MU_14_Dettagli_ordine" w:history="1">
              <w:r w:rsidR="006B0E59" w:rsidRPr="006B0E59">
                <w:rPr>
                  <w:rStyle w:val="Collegamentoipertestuale"/>
                </w:rPr>
                <w:t>MU_14</w:t>
              </w:r>
            </w:hyperlink>
            <w:r w:rsidR="006B0E59">
              <w:t>)</w:t>
            </w:r>
          </w:p>
        </w:tc>
      </w:tr>
      <w:tr w:rsidR="005B0C95" w:rsidRPr="003261F4" w14:paraId="7301F35D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4B11554B" w14:textId="77777777" w:rsidR="005B0C95" w:rsidRPr="003261F4" w:rsidRDefault="005B0C95" w:rsidP="00E17608"/>
        </w:tc>
      </w:tr>
      <w:tr w:rsidR="005B0C95" w:rsidRPr="003261F4" w14:paraId="799E851B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2CE21DD0" w14:textId="77777777" w:rsidR="005B0C95" w:rsidRPr="003261F4" w:rsidRDefault="005B0C95" w:rsidP="00E17608">
            <w:r w:rsidRPr="003261F4">
              <w:t xml:space="preserve">Scenario/Flusso di eventi </w:t>
            </w:r>
            <w:proofErr w:type="gramStart"/>
            <w:r w:rsidRPr="003261F4">
              <w:t>Alternativo:  NA</w:t>
            </w:r>
            <w:proofErr w:type="gramEnd"/>
          </w:p>
        </w:tc>
      </w:tr>
      <w:tr w:rsidR="005B0C95" w:rsidRPr="003261F4" w14:paraId="051683D1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51656720" w14:textId="77777777" w:rsidR="005B0C95" w:rsidRPr="003261F4" w:rsidRDefault="005B0C95" w:rsidP="00E17608">
            <w:pPr>
              <w:rPr>
                <w:b w:val="0"/>
                <w:bCs w:val="0"/>
              </w:rPr>
            </w:pPr>
          </w:p>
        </w:tc>
        <w:tc>
          <w:tcPr>
            <w:tcW w:w="1369" w:type="dxa"/>
            <w:gridSpan w:val="2"/>
          </w:tcPr>
          <w:p w14:paraId="3A321C74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16" w:type="dxa"/>
            <w:gridSpan w:val="4"/>
          </w:tcPr>
          <w:p w14:paraId="2F7A6236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B0C95" w:rsidRPr="003261F4" w14:paraId="5EBA3BE3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4BCBA65E" w14:textId="77777777" w:rsidR="005B0C95" w:rsidRPr="003261F4" w:rsidRDefault="005B0C95" w:rsidP="00E17608">
            <w:bookmarkStart w:id="25" w:name="_Hlk92122955"/>
            <w:r w:rsidRPr="003261F4">
              <w:t xml:space="preserve">Scenario/Flusso di eventi di ERRORE: sistema non riesce a visualizzare </w:t>
            </w:r>
            <w:r>
              <w:t>la lista ordini.</w:t>
            </w:r>
          </w:p>
        </w:tc>
      </w:tr>
      <w:tr w:rsidR="005B0C95" w:rsidRPr="003261F4" w14:paraId="21DA26EB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29986834" w14:textId="77777777" w:rsidR="005B0C95" w:rsidRPr="003261F4" w:rsidRDefault="005B0C95" w:rsidP="00E17608">
            <w:r w:rsidRPr="003261F4">
              <w:t>2.1</w:t>
            </w:r>
          </w:p>
        </w:tc>
        <w:tc>
          <w:tcPr>
            <w:tcW w:w="1369" w:type="dxa"/>
            <w:gridSpan w:val="2"/>
          </w:tcPr>
          <w:p w14:paraId="56E26C94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476C53DD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 messaggio di errore all'utente. Il messaggio segnala che non è stato possibile visualizzare </w:t>
            </w:r>
            <w:r>
              <w:t>la lista ordini</w:t>
            </w:r>
            <w:r w:rsidRPr="003261F4">
              <w:t>.</w:t>
            </w:r>
          </w:p>
        </w:tc>
      </w:tr>
      <w:tr w:rsidR="005B0C95" w:rsidRPr="003261F4" w14:paraId="2B451633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4913D2D9" w14:textId="77777777" w:rsidR="005B0C95" w:rsidRPr="003261F4" w:rsidRDefault="005B0C95" w:rsidP="00E17608">
            <w:r w:rsidRPr="003261F4">
              <w:lastRenderedPageBreak/>
              <w:t>2.2</w:t>
            </w:r>
          </w:p>
        </w:tc>
        <w:tc>
          <w:tcPr>
            <w:tcW w:w="1369" w:type="dxa"/>
            <w:gridSpan w:val="2"/>
          </w:tcPr>
          <w:p w14:paraId="188CA1A1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</w:t>
            </w:r>
            <w:r>
              <w:rPr>
                <w:b/>
                <w:bCs/>
              </w:rPr>
              <w:t>:</w:t>
            </w:r>
          </w:p>
        </w:tc>
        <w:tc>
          <w:tcPr>
            <w:tcW w:w="7116" w:type="dxa"/>
            <w:gridSpan w:val="4"/>
          </w:tcPr>
          <w:p w14:paraId="66216C50" w14:textId="77777777" w:rsidR="005B0C95" w:rsidRPr="003261F4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insuccesso.</w:t>
            </w:r>
          </w:p>
        </w:tc>
      </w:tr>
      <w:bookmarkEnd w:id="25"/>
      <w:tr w:rsidR="005B0C95" w:rsidRPr="003261F4" w14:paraId="5F78226F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47173E7" w14:textId="77777777" w:rsidR="005B0C95" w:rsidRPr="003261F4" w:rsidRDefault="005B0C95" w:rsidP="00E17608"/>
        </w:tc>
      </w:tr>
      <w:tr w:rsidR="005B0C95" w:rsidRPr="003261F4" w14:paraId="5A58B286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ECDDB09" w14:textId="77777777" w:rsidR="005B0C95" w:rsidRPr="003261F4" w:rsidRDefault="005B0C95" w:rsidP="00E17608">
            <w:r w:rsidRPr="003261F4">
              <w:t xml:space="preserve">Scenario/Flusso di eventi di ERRORE: sistema non riesce a visualizzare </w:t>
            </w:r>
            <w:r>
              <w:t>i dettagli dell’ordine.</w:t>
            </w:r>
          </w:p>
        </w:tc>
      </w:tr>
      <w:tr w:rsidR="005B0C95" w:rsidRPr="003261F4" w14:paraId="27B50ECF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7C598BF" w14:textId="77777777" w:rsidR="005B0C95" w:rsidRPr="003261F4" w:rsidRDefault="005B0C95" w:rsidP="00E17608">
            <w:r>
              <w:t>4.1</w:t>
            </w:r>
          </w:p>
        </w:tc>
        <w:tc>
          <w:tcPr>
            <w:tcW w:w="1369" w:type="dxa"/>
            <w:gridSpan w:val="2"/>
          </w:tcPr>
          <w:p w14:paraId="1281979A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0A1BBFA" w14:textId="77777777" w:rsidR="005B0C95" w:rsidRPr="003261F4" w:rsidRDefault="005B0C95" w:rsidP="00E176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un messaggio di errore all’utente che segnala l’impossibilità di visualizzare.</w:t>
            </w:r>
          </w:p>
        </w:tc>
      </w:tr>
      <w:tr w:rsidR="005B0C95" w:rsidRPr="003261F4" w14:paraId="37E5C216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6805DC62" w14:textId="77777777" w:rsidR="005B0C95" w:rsidRDefault="005B0C95" w:rsidP="00E17608">
            <w:r>
              <w:t>4.2</w:t>
            </w:r>
          </w:p>
        </w:tc>
        <w:tc>
          <w:tcPr>
            <w:tcW w:w="1369" w:type="dxa"/>
            <w:gridSpan w:val="2"/>
          </w:tcPr>
          <w:p w14:paraId="43E49CDA" w14:textId="77777777" w:rsidR="005B0C95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34623DB3" w14:textId="77777777" w:rsidR="005B0C95" w:rsidRDefault="005B0C95" w:rsidP="00E176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Termina con insuccesso.</w:t>
            </w:r>
          </w:p>
        </w:tc>
      </w:tr>
      <w:tr w:rsidR="005B0C95" w:rsidRPr="003261F4" w14:paraId="44072368" w14:textId="77777777" w:rsidTr="00E176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4539977" w14:textId="77777777" w:rsidR="005B0C95" w:rsidRPr="003261F4" w:rsidRDefault="005B0C95" w:rsidP="00E17608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16332B0C" w14:textId="77777777" w:rsidR="005B0C95" w:rsidRPr="003261F4" w:rsidRDefault="005B0C95" w:rsidP="00E17608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-Bold" w:hAnsi="Helvetica-Bold" w:cs="Helvetica-Bold"/>
                <w:b/>
                <w:color w:val="010000"/>
                <w:szCs w:val="28"/>
              </w:rPr>
            </w:pPr>
            <w:r w:rsidRPr="003261F4">
              <w:rPr>
                <w:rFonts w:ascii="Helvetica" w:hAnsi="Helvetica" w:cs="Helvetica"/>
                <w:color w:val="010000"/>
                <w:szCs w:val="28"/>
              </w:rPr>
              <w:t>NA</w:t>
            </w:r>
          </w:p>
        </w:tc>
      </w:tr>
      <w:tr w:rsidR="005B0C95" w:rsidRPr="003261F4" w14:paraId="75F92225" w14:textId="77777777" w:rsidTr="00E176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0E62186" w14:textId="77777777" w:rsidR="005B0C95" w:rsidRPr="003261F4" w:rsidRDefault="005B0C95" w:rsidP="00E17608"/>
        </w:tc>
        <w:tc>
          <w:tcPr>
            <w:tcW w:w="7116" w:type="dxa"/>
            <w:gridSpan w:val="4"/>
          </w:tcPr>
          <w:p w14:paraId="77A0FC3A" w14:textId="77777777" w:rsidR="005B0C95" w:rsidRPr="003261F4" w:rsidRDefault="005B0C95" w:rsidP="00E17608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010000"/>
                <w:sz w:val="17"/>
                <w:szCs w:val="17"/>
              </w:rPr>
            </w:pPr>
          </w:p>
        </w:tc>
      </w:tr>
    </w:tbl>
    <w:p w14:paraId="1E6D7A5D" w14:textId="2EDD2F50" w:rsidR="005B0C95" w:rsidRPr="003261F4" w:rsidRDefault="005B0C95" w:rsidP="005B0C95"/>
    <w:p w14:paraId="4C651EC8" w14:textId="5E75FDA3" w:rsidR="00797F7C" w:rsidRPr="0058532B" w:rsidRDefault="0F9E9609" w:rsidP="00714C18">
      <w:pPr>
        <w:pStyle w:val="Titolo4"/>
      </w:pPr>
      <w:r>
        <w:lastRenderedPageBreak/>
        <w:t xml:space="preserve">UC_GA: Use Case </w:t>
      </w:r>
      <w:proofErr w:type="spellStart"/>
      <w:r>
        <w:t>Diagram</w:t>
      </w:r>
      <w:proofErr w:type="spellEnd"/>
      <w:r>
        <w:t xml:space="preserve"> Gestione Acquisti</w:t>
      </w:r>
    </w:p>
    <w:p w14:paraId="2C9AB0B6" w14:textId="77C0F594" w:rsidR="00F268A3" w:rsidRDefault="00C5566B" w:rsidP="00714C18">
      <w:r w:rsidRPr="00C5566B">
        <w:rPr>
          <w:noProof/>
        </w:rPr>
        <w:drawing>
          <wp:inline distT="0" distB="0" distL="0" distR="0" wp14:anchorId="7D519EA9" wp14:editId="11ECF343">
            <wp:extent cx="4619625" cy="7362825"/>
            <wp:effectExtent l="0" t="0" r="9525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3" b="3263"/>
                    <a:stretch/>
                  </pic:blipFill>
                  <pic:spPr bwMode="auto">
                    <a:xfrm>
                      <a:off x="0" y="0"/>
                      <a:ext cx="461962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0491" w14:textId="22AA5DE1" w:rsidR="00B81F83" w:rsidRPr="0058532B" w:rsidRDefault="00B81F83" w:rsidP="00B81F83">
      <w:pPr>
        <w:pStyle w:val="Titolo5"/>
      </w:pPr>
      <w:r w:rsidRPr="00B81F83">
        <w:lastRenderedPageBreak/>
        <w:t>UC_GA1</w:t>
      </w:r>
      <w:r>
        <w:t xml:space="preserve"> </w:t>
      </w:r>
      <w:r w:rsidRPr="00B81F83">
        <w:t>Ricerca Prodotto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48"/>
        <w:gridCol w:w="621"/>
        <w:gridCol w:w="3603"/>
        <w:gridCol w:w="1756"/>
        <w:gridCol w:w="9"/>
        <w:gridCol w:w="1748"/>
      </w:tblGrid>
      <w:tr w:rsidR="00714C18" w:rsidRPr="003261F4" w14:paraId="3364D1E7" w14:textId="77777777" w:rsidTr="00097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1704E8DC" w14:textId="77777777" w:rsidR="00714C18" w:rsidRPr="003261F4" w:rsidRDefault="00714C18" w:rsidP="00097785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3265F127" w14:textId="7748F595" w:rsidR="00714C18" w:rsidRPr="003261F4" w:rsidRDefault="00714C18" w:rsidP="00097785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A</w:t>
            </w:r>
            <w:r w:rsidRPr="003261F4">
              <w:rPr>
                <w:i/>
                <w:iCs/>
              </w:rPr>
              <w:t>1</w:t>
            </w:r>
          </w:p>
        </w:tc>
        <w:tc>
          <w:tcPr>
            <w:tcW w:w="3603" w:type="dxa"/>
            <w:vMerge w:val="restart"/>
          </w:tcPr>
          <w:p w14:paraId="0BE1259C" w14:textId="2D3BD12B" w:rsidR="00714C18" w:rsidRPr="003261F4" w:rsidRDefault="009B09EA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i/>
                <w:iCs/>
              </w:rPr>
              <w:t>Ricerca Prodotto</w:t>
            </w:r>
          </w:p>
        </w:tc>
        <w:tc>
          <w:tcPr>
            <w:tcW w:w="1765" w:type="dxa"/>
            <w:gridSpan w:val="2"/>
          </w:tcPr>
          <w:p w14:paraId="576C8D3D" w14:textId="77777777" w:rsidR="00714C18" w:rsidRPr="003261F4" w:rsidRDefault="00714C18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7A734682" w14:textId="49B96124" w:rsidR="00714C18" w:rsidRPr="003261F4" w:rsidRDefault="00ED50E2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714C18" w:rsidRPr="003261F4" w14:paraId="5D2B9E96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3DD55B51" w14:textId="77777777" w:rsidR="00714C18" w:rsidRPr="003261F4" w:rsidRDefault="00714C18" w:rsidP="00097785"/>
        </w:tc>
        <w:tc>
          <w:tcPr>
            <w:tcW w:w="3603" w:type="dxa"/>
            <w:vMerge/>
          </w:tcPr>
          <w:p w14:paraId="3D1D0872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DD9C4F9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466649D7" w14:textId="4B84FA3C" w:rsidR="00714C18" w:rsidRPr="003261F4" w:rsidRDefault="00EE56B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714C18" w:rsidRPr="003261F4" w14:paraId="6F4AAFB9" w14:textId="77777777" w:rsidTr="00097785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6D6FC664" w14:textId="77777777" w:rsidR="00714C18" w:rsidRPr="003261F4" w:rsidRDefault="00714C18" w:rsidP="00097785"/>
        </w:tc>
        <w:tc>
          <w:tcPr>
            <w:tcW w:w="3603" w:type="dxa"/>
            <w:vMerge/>
          </w:tcPr>
          <w:p w14:paraId="741AEBBA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7D23315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73145D42" w14:textId="0085906C" w:rsidR="00714C18" w:rsidRPr="003261F4" w:rsidRDefault="00464498" w:rsidP="0009778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Ancona Marco</w:t>
            </w:r>
          </w:p>
        </w:tc>
      </w:tr>
      <w:tr w:rsidR="00714C18" w:rsidRPr="003261F4" w14:paraId="1D447E28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F444B10" w14:textId="77777777" w:rsidR="00714C18" w:rsidRPr="003261F4" w:rsidRDefault="00714C18" w:rsidP="00097785">
            <w:r w:rsidRPr="003261F4">
              <w:t>Descrizione</w:t>
            </w:r>
          </w:p>
        </w:tc>
        <w:tc>
          <w:tcPr>
            <w:tcW w:w="7116" w:type="dxa"/>
            <w:gridSpan w:val="4"/>
          </w:tcPr>
          <w:p w14:paraId="1A006C39" w14:textId="2663CA8C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consente </w:t>
            </w:r>
            <w:r w:rsidR="005F1CCB">
              <w:rPr>
                <w:bCs/>
                <w:i/>
                <w:iCs/>
              </w:rPr>
              <w:t>al</w:t>
            </w:r>
            <w:r w:rsidR="00AF0953">
              <w:rPr>
                <w:bCs/>
                <w:i/>
                <w:iCs/>
              </w:rPr>
              <w:t>l’</w:t>
            </w:r>
            <w:r w:rsidR="00210E0C">
              <w:rPr>
                <w:bCs/>
                <w:i/>
                <w:iCs/>
              </w:rPr>
              <w:t xml:space="preserve">ospite </w:t>
            </w:r>
            <w:r w:rsidR="00ED1574">
              <w:rPr>
                <w:bCs/>
                <w:i/>
                <w:iCs/>
              </w:rPr>
              <w:t>la ricerca</w:t>
            </w:r>
            <w:r>
              <w:rPr>
                <w:bCs/>
                <w:i/>
                <w:iCs/>
              </w:rPr>
              <w:t xml:space="preserve"> di un prodotto</w:t>
            </w:r>
            <w:r w:rsidR="006768AE">
              <w:rPr>
                <w:bCs/>
                <w:i/>
                <w:iCs/>
              </w:rPr>
              <w:t xml:space="preserve"> tram</w:t>
            </w:r>
            <w:r w:rsidR="003C4AE5">
              <w:rPr>
                <w:bCs/>
                <w:i/>
                <w:iCs/>
              </w:rPr>
              <w:t>ite parole chiavi.</w:t>
            </w:r>
          </w:p>
        </w:tc>
      </w:tr>
      <w:tr w:rsidR="00714C18" w:rsidRPr="003261F4" w14:paraId="37118EA0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7A887E4" w14:textId="77777777" w:rsidR="00714C18" w:rsidRPr="003261F4" w:rsidRDefault="00714C18" w:rsidP="00097785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47721AFB" w14:textId="33940E50" w:rsidR="00714C18" w:rsidRPr="003261F4" w:rsidRDefault="00CD1EEB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Ospite</w:t>
            </w:r>
          </w:p>
          <w:p w14:paraId="7F81F143" w14:textId="50C85EC3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 xml:space="preserve">ad </w:t>
            </w:r>
            <w:r w:rsidR="003C4AE5">
              <w:t xml:space="preserve">effettuare una ricerca </w:t>
            </w:r>
            <w:r w:rsidR="006804A1">
              <w:t>de</w:t>
            </w:r>
            <w:r w:rsidR="00333830">
              <w:t>l prodotto desiderato</w:t>
            </w:r>
            <w:r>
              <w:t>.</w:t>
            </w:r>
          </w:p>
        </w:tc>
      </w:tr>
      <w:tr w:rsidR="00714C18" w:rsidRPr="003261F4" w14:paraId="0B018130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799708F" w14:textId="77777777" w:rsidR="00714C18" w:rsidRPr="003261F4" w:rsidRDefault="00714C18" w:rsidP="00097785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147FEF06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714C18" w:rsidRPr="003261F4" w14:paraId="191C88E7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3C5D744" w14:textId="77777777" w:rsidR="00714C18" w:rsidRPr="003261F4" w:rsidRDefault="00714C18" w:rsidP="00097785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705C1EF5" w14:textId="3CAF7CD1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Il sistema fornisce un comando per effettuare </w:t>
            </w:r>
            <w:r w:rsidR="006118A0">
              <w:t>una ricerca</w:t>
            </w:r>
            <w:r w:rsidRPr="003261F4">
              <w:t>.</w:t>
            </w:r>
          </w:p>
        </w:tc>
      </w:tr>
      <w:tr w:rsidR="00714C18" w:rsidRPr="003261F4" w14:paraId="0383A8F9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6BCCEF8" w14:textId="77777777" w:rsidR="00714C18" w:rsidRPr="003261F4" w:rsidRDefault="00714C18" w:rsidP="00BF6DC4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445D041E" w14:textId="3D674EF3" w:rsidR="00714C18" w:rsidRPr="003261F4" w:rsidRDefault="00714C18" w:rsidP="00BF6DC4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4"/>
          </w:tcPr>
          <w:p w14:paraId="279E6B35" w14:textId="26CF8BCC" w:rsidR="00714C18" w:rsidRPr="003261F4" w:rsidRDefault="00714C18" w:rsidP="0009778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7D3A19">
              <w:t>restituisce una</w:t>
            </w:r>
            <w:r>
              <w:t xml:space="preserve"> lista </w:t>
            </w:r>
            <w:r w:rsidR="00763EFC">
              <w:t xml:space="preserve">di </w:t>
            </w:r>
            <w:r>
              <w:t>prodotti</w:t>
            </w:r>
            <w:r w:rsidR="00763EFC">
              <w:t xml:space="preserve"> relativ</w:t>
            </w:r>
            <w:r w:rsidR="009F2358">
              <w:t>i</w:t>
            </w:r>
            <w:r>
              <w:t xml:space="preserve"> alla </w:t>
            </w:r>
            <w:r w:rsidR="009F2358">
              <w:t>ricerca effettuata</w:t>
            </w:r>
            <w:r>
              <w:t>.</w:t>
            </w:r>
          </w:p>
        </w:tc>
      </w:tr>
      <w:tr w:rsidR="00714C18" w:rsidRPr="003261F4" w14:paraId="23DAF580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CF60E54" w14:textId="77777777" w:rsidR="00714C18" w:rsidRPr="003261F4" w:rsidRDefault="00714C18" w:rsidP="00BF6DC4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36909D5C" w14:textId="030A4E37" w:rsidR="00714C18" w:rsidRPr="003261F4" w:rsidRDefault="00714C18" w:rsidP="00BF6DC4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64F19B2D" w14:textId="605FCC2B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non </w:t>
            </w:r>
            <w:r w:rsidR="0014768F">
              <w:t xml:space="preserve">restituisce </w:t>
            </w:r>
            <w:r w:rsidR="00DF1890">
              <w:t>i risultati della ricerca</w:t>
            </w:r>
            <w:r>
              <w:t xml:space="preserve"> e visualizza un messaggio di errore. </w:t>
            </w:r>
          </w:p>
        </w:tc>
      </w:tr>
      <w:tr w:rsidR="00714C18" w:rsidRPr="003261F4" w14:paraId="50911644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208F569" w14:textId="77777777" w:rsidR="00714C18" w:rsidRPr="003261F4" w:rsidRDefault="00714C18" w:rsidP="00097785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4CBB82AD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714C18" w:rsidRPr="003261F4" w14:paraId="3875F96F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9100C5C" w14:textId="77777777" w:rsidR="00714C18" w:rsidRPr="003261F4" w:rsidRDefault="00714C18" w:rsidP="00097785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27B72793" w14:textId="05A24B1E" w:rsidR="00714C18" w:rsidRPr="003261F4" w:rsidRDefault="00986C02" w:rsidP="0009778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1000</w:t>
            </w:r>
            <w:proofErr w:type="gramEnd"/>
            <w:r w:rsidR="00714C18" w:rsidRPr="003261F4">
              <w:t xml:space="preserve"> usi/giorno</w:t>
            </w:r>
          </w:p>
        </w:tc>
      </w:tr>
      <w:tr w:rsidR="00714C18" w:rsidRPr="003261F4" w14:paraId="6D5345EA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0EEF8A9" w14:textId="77777777" w:rsidR="00714C18" w:rsidRPr="003261F4" w:rsidRDefault="00714C18" w:rsidP="00097785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AC61D00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714C18" w:rsidRPr="003261F4" w14:paraId="302A3388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EAE15B3" w14:textId="77777777" w:rsidR="00714C18" w:rsidRPr="003261F4" w:rsidRDefault="00714C18" w:rsidP="00097785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678338E2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714C18" w:rsidRPr="003261F4" w14:paraId="6B157829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E07C4CB" w14:textId="77777777" w:rsidR="00714C18" w:rsidRPr="003261F4" w:rsidRDefault="00714C18" w:rsidP="00097785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714C18" w:rsidRPr="003261F4" w14:paraId="2EDE5A0A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1AFA39F" w14:textId="77777777" w:rsidR="00714C18" w:rsidRPr="003261F4" w:rsidRDefault="00714C18" w:rsidP="00097785">
            <w:r w:rsidRPr="003261F4">
              <w:t>1</w:t>
            </w:r>
          </w:p>
        </w:tc>
        <w:tc>
          <w:tcPr>
            <w:tcW w:w="1583" w:type="dxa"/>
            <w:gridSpan w:val="2"/>
          </w:tcPr>
          <w:p w14:paraId="3A24E5CD" w14:textId="1E9A25BE" w:rsidR="00714C18" w:rsidRPr="003261F4" w:rsidRDefault="00986C02" w:rsidP="00097785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Ospite</w:t>
            </w:r>
            <w:r w:rsidR="00714C18" w:rsidRPr="003261F4">
              <w:t>:</w:t>
            </w:r>
          </w:p>
        </w:tc>
        <w:tc>
          <w:tcPr>
            <w:tcW w:w="7737" w:type="dxa"/>
            <w:gridSpan w:val="5"/>
          </w:tcPr>
          <w:p w14:paraId="3490B78D" w14:textId="0329C6E3" w:rsidR="00714C18" w:rsidRPr="003261F4" w:rsidRDefault="0016648E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Seleziona il comando per effettuare una ricerca.</w:t>
            </w:r>
            <w:r w:rsidR="00C66DA5">
              <w:t xml:space="preserve"> </w:t>
            </w:r>
            <w:r w:rsidR="00DB0E13">
              <w:t>(</w:t>
            </w:r>
            <w:hyperlink w:anchor="_MU_1_Home_Page" w:history="1">
              <w:r w:rsidR="003B2DE2">
                <w:rPr>
                  <w:rStyle w:val="Collegamentoipertestuale"/>
                </w:rPr>
                <w:t>MU_1</w:t>
              </w:r>
            </w:hyperlink>
            <w:r w:rsidR="00B34D18">
              <w:t>)</w:t>
            </w:r>
          </w:p>
        </w:tc>
      </w:tr>
      <w:tr w:rsidR="00714C18" w:rsidRPr="003261F4" w14:paraId="643CCD8B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233105DB" w14:textId="77777777" w:rsidR="00714C18" w:rsidRPr="003261F4" w:rsidRDefault="00714C18" w:rsidP="00097785">
            <w:r w:rsidRPr="003261F4">
              <w:t>2</w:t>
            </w:r>
          </w:p>
        </w:tc>
        <w:tc>
          <w:tcPr>
            <w:tcW w:w="1583" w:type="dxa"/>
            <w:gridSpan w:val="2"/>
          </w:tcPr>
          <w:p w14:paraId="2ABA5C54" w14:textId="7049A8E5" w:rsidR="00714C18" w:rsidRPr="003261F4" w:rsidRDefault="0016648E" w:rsidP="00097785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  <w:r w:rsidR="00714C18" w:rsidRPr="003261F4">
              <w:t>:</w:t>
            </w:r>
          </w:p>
        </w:tc>
        <w:tc>
          <w:tcPr>
            <w:tcW w:w="7737" w:type="dxa"/>
            <w:gridSpan w:val="5"/>
          </w:tcPr>
          <w:p w14:paraId="078DC149" w14:textId="06D4D1F2" w:rsidR="00714C18" w:rsidRPr="003261F4" w:rsidRDefault="0018698B" w:rsidP="00097785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Scrive </w:t>
            </w:r>
            <w:r w:rsidR="00F04153">
              <w:t xml:space="preserve">le parole chiavi per effettuare </w:t>
            </w:r>
            <w:r w:rsidR="002B3D86">
              <w:t>la ricerca.</w:t>
            </w:r>
          </w:p>
        </w:tc>
      </w:tr>
      <w:tr w:rsidR="00714C18" w:rsidRPr="003261F4" w14:paraId="0E0E2D3F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BA642A6" w14:textId="77777777" w:rsidR="00714C18" w:rsidRPr="003261F4" w:rsidRDefault="00714C18" w:rsidP="00097785">
            <w:r w:rsidRPr="003261F4">
              <w:lastRenderedPageBreak/>
              <w:t>3</w:t>
            </w:r>
          </w:p>
        </w:tc>
        <w:tc>
          <w:tcPr>
            <w:tcW w:w="1583" w:type="dxa"/>
            <w:gridSpan w:val="2"/>
          </w:tcPr>
          <w:p w14:paraId="0457A0BE" w14:textId="33D5B030" w:rsidR="00714C18" w:rsidRPr="003261F4" w:rsidRDefault="000E27BD" w:rsidP="00097785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  <w:r w:rsidR="00714C18" w:rsidRPr="003261F4">
              <w:t>:</w:t>
            </w:r>
          </w:p>
        </w:tc>
        <w:tc>
          <w:tcPr>
            <w:tcW w:w="7737" w:type="dxa"/>
            <w:gridSpan w:val="5"/>
          </w:tcPr>
          <w:p w14:paraId="30BE429C" w14:textId="3523F382" w:rsidR="00714C18" w:rsidRPr="003261F4" w:rsidRDefault="000E27BD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Restituisce </w:t>
            </w:r>
            <w:r w:rsidR="00831C8E">
              <w:t>la lista di prodotti</w:t>
            </w:r>
            <w:r w:rsidR="004C70E7">
              <w:t xml:space="preserve"> </w:t>
            </w:r>
            <w:r w:rsidR="00663FD5">
              <w:t>inerenti</w:t>
            </w:r>
            <w:r w:rsidR="00831C8E">
              <w:t xml:space="preserve"> alla ricerca effettuata.</w:t>
            </w:r>
          </w:p>
        </w:tc>
      </w:tr>
      <w:tr w:rsidR="00663FD5" w:rsidRPr="003261F4" w14:paraId="1739D9B6" w14:textId="77777777" w:rsidTr="00402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6B98A336" w14:textId="4708FA22" w:rsidR="00663FD5" w:rsidRPr="003261F4" w:rsidRDefault="00663FD5" w:rsidP="00402803">
            <w:r>
              <w:t>4</w:t>
            </w:r>
          </w:p>
        </w:tc>
        <w:tc>
          <w:tcPr>
            <w:tcW w:w="1583" w:type="dxa"/>
            <w:gridSpan w:val="2"/>
          </w:tcPr>
          <w:p w14:paraId="59BA3618" w14:textId="0B024898" w:rsidR="00663FD5" w:rsidRDefault="00663FD5" w:rsidP="00402803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Ospite:</w:t>
            </w:r>
          </w:p>
        </w:tc>
        <w:tc>
          <w:tcPr>
            <w:tcW w:w="7737" w:type="dxa"/>
            <w:gridSpan w:val="5"/>
          </w:tcPr>
          <w:p w14:paraId="57BA0AB6" w14:textId="5CADCDF9" w:rsidR="00663FD5" w:rsidRDefault="00663FD5" w:rsidP="00402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Visualizza i risultati della </w:t>
            </w:r>
            <w:proofErr w:type="gramStart"/>
            <w:r>
              <w:t>ricerca.</w:t>
            </w:r>
            <w:r w:rsidR="0042465D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"_MU_7_Ricerca_prodotto" </w:instrText>
            </w:r>
            <w:r w:rsidR="00890E40">
              <w:fldChar w:fldCharType="separate"/>
            </w:r>
            <w:r w:rsidR="0042465D" w:rsidRPr="0042465D">
              <w:rPr>
                <w:rStyle w:val="Collegamentoipertestuale"/>
              </w:rPr>
              <w:t>MU_7</w:t>
            </w:r>
            <w:r w:rsidR="00890E40">
              <w:rPr>
                <w:rStyle w:val="Collegamentoipertestuale"/>
              </w:rPr>
              <w:fldChar w:fldCharType="end"/>
            </w:r>
            <w:r w:rsidR="0042465D">
              <w:t>)</w:t>
            </w:r>
          </w:p>
        </w:tc>
      </w:tr>
      <w:tr w:rsidR="00714C18" w:rsidRPr="003261F4" w14:paraId="3747E383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4A273F9" w14:textId="77777777" w:rsidR="00714C18" w:rsidRPr="003261F4" w:rsidRDefault="00714C18" w:rsidP="00097785"/>
        </w:tc>
      </w:tr>
      <w:tr w:rsidR="00714C18" w:rsidRPr="003261F4" w14:paraId="1B8E01AB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BEFDA13" w14:textId="626EB0E7" w:rsidR="00714C18" w:rsidRPr="003261F4" w:rsidRDefault="00714C18" w:rsidP="00097785">
            <w:r w:rsidRPr="003261F4">
              <w:t xml:space="preserve">Scenario/Flusso di eventi Alternativo: </w:t>
            </w:r>
            <w:r w:rsidR="001053A8">
              <w:t xml:space="preserve">Non esistono risultati utili per </w:t>
            </w:r>
            <w:r w:rsidR="00AF488C">
              <w:t>la ricerca effettuata</w:t>
            </w:r>
            <w:r w:rsidRPr="003261F4">
              <w:t xml:space="preserve"> </w:t>
            </w:r>
          </w:p>
        </w:tc>
      </w:tr>
      <w:tr w:rsidR="00714C18" w:rsidRPr="003261F4" w14:paraId="7B793C3E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1E2ACC7" w14:textId="3F1E03C8" w:rsidR="00714C18" w:rsidRPr="003261F4" w:rsidRDefault="00A84736" w:rsidP="00097785">
            <w:r>
              <w:t>3</w:t>
            </w:r>
            <w:r w:rsidR="00714C18" w:rsidRPr="003261F4">
              <w:t>.a1</w:t>
            </w:r>
          </w:p>
        </w:tc>
        <w:tc>
          <w:tcPr>
            <w:tcW w:w="1369" w:type="dxa"/>
            <w:gridSpan w:val="2"/>
          </w:tcPr>
          <w:p w14:paraId="600B15D9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24521195" w14:textId="5B86DC7D" w:rsidR="00714C18" w:rsidRPr="003261F4" w:rsidRDefault="008F3D85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 l’ospite che non esistono risultati utili per la ricerca effettuata.</w:t>
            </w:r>
          </w:p>
        </w:tc>
      </w:tr>
      <w:tr w:rsidR="00714C18" w:rsidRPr="003261F4" w14:paraId="74C960D9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2956EB9" w14:textId="0D8AF67F" w:rsidR="00714C18" w:rsidRPr="003261F4" w:rsidRDefault="00714C18" w:rsidP="00097785"/>
        </w:tc>
        <w:tc>
          <w:tcPr>
            <w:tcW w:w="7116" w:type="dxa"/>
            <w:gridSpan w:val="4"/>
          </w:tcPr>
          <w:p w14:paraId="09C5653C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4C18" w:rsidRPr="003261F4" w14:paraId="368087FD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C954B8E" w14:textId="73B9710B" w:rsidR="00714C18" w:rsidRPr="003261F4" w:rsidRDefault="00714C18" w:rsidP="00097785">
            <w:r w:rsidRPr="003261F4">
              <w:t xml:space="preserve">Scenario/Flusso di eventi di ERRORE: sistema non riesce </w:t>
            </w:r>
            <w:proofErr w:type="gramStart"/>
            <w:r w:rsidRPr="003261F4">
              <w:t>ad</w:t>
            </w:r>
            <w:proofErr w:type="gramEnd"/>
            <w:r w:rsidRPr="003261F4">
              <w:t xml:space="preserve"> </w:t>
            </w:r>
            <w:r w:rsidR="008F3D85">
              <w:t>visualizzare i risultati della ricerca effettuata</w:t>
            </w:r>
          </w:p>
        </w:tc>
      </w:tr>
      <w:tr w:rsidR="00714C18" w:rsidRPr="003261F4" w14:paraId="711D2588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7BEDC30F" w14:textId="77777777" w:rsidR="00714C18" w:rsidRPr="003261F4" w:rsidRDefault="00714C18" w:rsidP="00097785">
            <w:r w:rsidRPr="003261F4">
              <w:t>5.1</w:t>
            </w:r>
          </w:p>
        </w:tc>
        <w:tc>
          <w:tcPr>
            <w:tcW w:w="1369" w:type="dxa"/>
            <w:gridSpan w:val="2"/>
          </w:tcPr>
          <w:p w14:paraId="6B610198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03871AD6" w14:textId="64692322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>
              <w:t>a</w:t>
            </w:r>
            <w:r w:rsidR="008F3D85">
              <w:t>ll’ospite</w:t>
            </w:r>
            <w:r w:rsidRPr="003261F4">
              <w:t xml:space="preserve">. Il messaggio segnala che non è stato possibile effettuare il caricamento </w:t>
            </w:r>
            <w:r w:rsidR="008F3D85">
              <w:t>dei risultati della ricerca.</w:t>
            </w:r>
          </w:p>
        </w:tc>
      </w:tr>
      <w:tr w:rsidR="00714C18" w:rsidRPr="003261F4" w14:paraId="3DAC341E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635CF8A" w14:textId="77777777" w:rsidR="00714C18" w:rsidRPr="003261F4" w:rsidRDefault="00714C18" w:rsidP="00097785">
            <w:r w:rsidRPr="003261F4">
              <w:t>5.2</w:t>
            </w:r>
          </w:p>
        </w:tc>
        <w:tc>
          <w:tcPr>
            <w:tcW w:w="1369" w:type="dxa"/>
            <w:gridSpan w:val="2"/>
          </w:tcPr>
          <w:p w14:paraId="5967A1CB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77B6DF94" w14:textId="77777777" w:rsidR="00714C18" w:rsidRPr="003261F4" w:rsidRDefault="00714C18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714C18" w:rsidRPr="003261F4" w14:paraId="05FF82DB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2582669" w14:textId="77777777" w:rsidR="00714C18" w:rsidRPr="003261F4" w:rsidRDefault="00714C18" w:rsidP="00097785"/>
        </w:tc>
        <w:tc>
          <w:tcPr>
            <w:tcW w:w="7116" w:type="dxa"/>
            <w:gridSpan w:val="4"/>
          </w:tcPr>
          <w:p w14:paraId="5AC656DF" w14:textId="77777777" w:rsidR="00714C18" w:rsidRPr="003261F4" w:rsidRDefault="00714C18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14C18" w:rsidRPr="003261F4" w14:paraId="241319DC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64BB6DE" w14:textId="77777777" w:rsidR="00714C18" w:rsidRPr="003261F4" w:rsidRDefault="00714C18" w:rsidP="00097785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11B33C0B" w14:textId="77777777" w:rsidR="00714C18" w:rsidRPr="008F3D85" w:rsidRDefault="00714C18" w:rsidP="0009778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010000"/>
                <w:szCs w:val="28"/>
              </w:rPr>
            </w:pPr>
            <w:r w:rsidRPr="008F3D85">
              <w:rPr>
                <w:rFonts w:cstheme="majorHAnsi"/>
                <w:color w:val="010000"/>
                <w:szCs w:val="28"/>
              </w:rPr>
              <w:t>NA</w:t>
            </w:r>
          </w:p>
        </w:tc>
      </w:tr>
    </w:tbl>
    <w:p w14:paraId="3A1B9F6E" w14:textId="77777777" w:rsidR="00714C18" w:rsidRDefault="00714C18" w:rsidP="00714C18">
      <w:pPr>
        <w:rPr>
          <w:lang w:val="en-US"/>
        </w:rPr>
      </w:pPr>
    </w:p>
    <w:p w14:paraId="4E32BA1F" w14:textId="7CA1B7DB" w:rsidR="00A0062D" w:rsidRDefault="00A0062D" w:rsidP="00A0062D">
      <w:pPr>
        <w:pStyle w:val="Titolo5"/>
        <w:rPr>
          <w:lang w:val="en-US"/>
        </w:rPr>
      </w:pPr>
      <w:r w:rsidRPr="00A0062D">
        <w:t>UC_GA2</w:t>
      </w:r>
      <w:r>
        <w:t xml:space="preserve"> </w:t>
      </w:r>
      <w:r w:rsidRPr="00A0062D">
        <w:t>Aggiungi al carrello</w:t>
      </w:r>
    </w:p>
    <w:tbl>
      <w:tblPr>
        <w:tblStyle w:val="Tabellagriglia4-colore1"/>
        <w:tblW w:w="9818" w:type="dxa"/>
        <w:tblLayout w:type="fixed"/>
        <w:tblLook w:val="04A0" w:firstRow="1" w:lastRow="0" w:firstColumn="1" w:lastColumn="0" w:noHBand="0" w:noVBand="1"/>
      </w:tblPr>
      <w:tblGrid>
        <w:gridCol w:w="498"/>
        <w:gridCol w:w="821"/>
        <w:gridCol w:w="798"/>
        <w:gridCol w:w="571"/>
        <w:gridCol w:w="3603"/>
        <w:gridCol w:w="1756"/>
        <w:gridCol w:w="9"/>
        <w:gridCol w:w="1739"/>
        <w:gridCol w:w="9"/>
        <w:gridCol w:w="14"/>
      </w:tblGrid>
      <w:tr w:rsidR="008F2C67" w:rsidRPr="003261F4" w14:paraId="7547519F" w14:textId="77777777" w:rsidTr="00BD153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4" w:type="dxa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  <w:vMerge w:val="restart"/>
          </w:tcPr>
          <w:p w14:paraId="680FA914" w14:textId="77777777" w:rsidR="008F2C67" w:rsidRPr="003261F4" w:rsidRDefault="008F2C67" w:rsidP="006520C1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3BD64DEB" w14:textId="79B46FA0" w:rsidR="008F2C67" w:rsidRPr="003261F4" w:rsidRDefault="008F2C67" w:rsidP="006520C1">
            <w:pPr>
              <w:rPr>
                <w:b w:val="0"/>
                <w:bCs w:val="0"/>
              </w:rPr>
            </w:pPr>
            <w:bookmarkStart w:id="26" w:name="_Hlk95672842"/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A2</w:t>
            </w:r>
            <w:bookmarkEnd w:id="26"/>
          </w:p>
        </w:tc>
        <w:tc>
          <w:tcPr>
            <w:tcW w:w="3603" w:type="dxa"/>
            <w:vMerge w:val="restart"/>
          </w:tcPr>
          <w:p w14:paraId="2777F3A9" w14:textId="774D5C27" w:rsidR="008F2C67" w:rsidRPr="003261F4" w:rsidRDefault="008F2C67" w:rsidP="0065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i/>
                <w:iCs/>
              </w:rPr>
              <w:t>Aggiungi al carrello</w:t>
            </w:r>
          </w:p>
        </w:tc>
        <w:tc>
          <w:tcPr>
            <w:tcW w:w="1765" w:type="dxa"/>
            <w:gridSpan w:val="2"/>
          </w:tcPr>
          <w:p w14:paraId="3FCB5237" w14:textId="77777777" w:rsidR="008F2C67" w:rsidRPr="003261F4" w:rsidRDefault="008F2C67" w:rsidP="0065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  <w:gridSpan w:val="2"/>
          </w:tcPr>
          <w:p w14:paraId="761DEE2E" w14:textId="36214E21" w:rsidR="008F2C67" w:rsidRPr="003261F4" w:rsidRDefault="00ED50E2" w:rsidP="006520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8F2C67" w:rsidRPr="003261F4" w14:paraId="049FB6D1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  <w:vMerge/>
          </w:tcPr>
          <w:p w14:paraId="4C1324CA" w14:textId="77777777" w:rsidR="008F2C67" w:rsidRPr="003261F4" w:rsidRDefault="008F2C67" w:rsidP="006520C1"/>
        </w:tc>
        <w:tc>
          <w:tcPr>
            <w:tcW w:w="3603" w:type="dxa"/>
            <w:vMerge/>
          </w:tcPr>
          <w:p w14:paraId="1577461B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BC942CB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3"/>
          </w:tcPr>
          <w:p w14:paraId="13141614" w14:textId="069FDD62" w:rsidR="008F2C67" w:rsidRPr="003261F4" w:rsidRDefault="00EE56BA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8F2C67" w:rsidRPr="003261F4" w14:paraId="0F0A1C1C" w14:textId="77777777" w:rsidTr="00BD1532">
        <w:trPr>
          <w:gridAfter w:val="1"/>
          <w:wAfter w:w="14" w:type="dxa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  <w:vMerge/>
          </w:tcPr>
          <w:p w14:paraId="7E351037" w14:textId="77777777" w:rsidR="008F2C67" w:rsidRPr="003261F4" w:rsidRDefault="008F2C67" w:rsidP="006520C1"/>
        </w:tc>
        <w:tc>
          <w:tcPr>
            <w:tcW w:w="3603" w:type="dxa"/>
            <w:vMerge/>
          </w:tcPr>
          <w:p w14:paraId="54BC1932" w14:textId="77777777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F1F7FE2" w14:textId="77777777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3"/>
          </w:tcPr>
          <w:p w14:paraId="0679F073" w14:textId="5D27EE46" w:rsidR="008F2C67" w:rsidRPr="003261F4" w:rsidRDefault="008D4DFF" w:rsidP="006520C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Ancona</w:t>
            </w:r>
            <w:r w:rsidR="008F2C67">
              <w:rPr>
                <w:i/>
                <w:iCs/>
              </w:rPr>
              <w:t xml:space="preserve"> Marco</w:t>
            </w:r>
          </w:p>
        </w:tc>
      </w:tr>
      <w:tr w:rsidR="008F2C67" w:rsidRPr="003261F4" w14:paraId="4DD8775A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11E517B8" w14:textId="77777777" w:rsidR="008F2C67" w:rsidRPr="003261F4" w:rsidRDefault="008F2C67" w:rsidP="006520C1">
            <w:r w:rsidRPr="003261F4">
              <w:t>Descrizione</w:t>
            </w:r>
          </w:p>
        </w:tc>
        <w:tc>
          <w:tcPr>
            <w:tcW w:w="7116" w:type="dxa"/>
            <w:gridSpan w:val="5"/>
          </w:tcPr>
          <w:p w14:paraId="1CCBB481" w14:textId="6698586D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consente </w:t>
            </w:r>
            <w:r w:rsidR="00C272C6">
              <w:rPr>
                <w:bCs/>
                <w:i/>
                <w:iCs/>
              </w:rPr>
              <w:t>al cliente</w:t>
            </w:r>
            <w:r>
              <w:rPr>
                <w:bCs/>
                <w:i/>
                <w:iCs/>
              </w:rPr>
              <w:t xml:space="preserve"> di </w:t>
            </w:r>
            <w:r w:rsidR="00FE65BB">
              <w:rPr>
                <w:bCs/>
                <w:i/>
                <w:iCs/>
              </w:rPr>
              <w:t xml:space="preserve">aggiungere </w:t>
            </w:r>
            <w:r>
              <w:rPr>
                <w:bCs/>
                <w:i/>
                <w:iCs/>
              </w:rPr>
              <w:t xml:space="preserve">un prodotto </w:t>
            </w:r>
            <w:r w:rsidR="008D4DFF">
              <w:rPr>
                <w:bCs/>
                <w:i/>
                <w:iCs/>
              </w:rPr>
              <w:t>al carrello</w:t>
            </w:r>
            <w:r>
              <w:rPr>
                <w:bCs/>
                <w:i/>
                <w:iCs/>
              </w:rPr>
              <w:t>.</w:t>
            </w:r>
          </w:p>
        </w:tc>
      </w:tr>
      <w:tr w:rsidR="008F2C67" w:rsidRPr="003261F4" w14:paraId="6E576DF7" w14:textId="77777777" w:rsidTr="00BD1532">
        <w:trPr>
          <w:gridAfter w:val="1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0467A445" w14:textId="77777777" w:rsidR="008F2C67" w:rsidRPr="003261F4" w:rsidRDefault="008F2C67" w:rsidP="006520C1">
            <w:r w:rsidRPr="003261F4">
              <w:t>Attore Principale</w:t>
            </w:r>
          </w:p>
        </w:tc>
        <w:tc>
          <w:tcPr>
            <w:tcW w:w="7116" w:type="dxa"/>
            <w:gridSpan w:val="5"/>
          </w:tcPr>
          <w:p w14:paraId="1715A61D" w14:textId="144978DC" w:rsidR="008F2C67" w:rsidRPr="003261F4" w:rsidRDefault="00FF4A8C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34925F1B" w14:textId="222934EB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lastRenderedPageBreak/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 xml:space="preserve">ad </w:t>
            </w:r>
            <w:r w:rsidR="00F90E36">
              <w:t>aggiungere un</w:t>
            </w:r>
            <w:r>
              <w:t xml:space="preserve"> prodotto </w:t>
            </w:r>
            <w:r w:rsidR="00F90E36">
              <w:t>al carrello</w:t>
            </w:r>
            <w:r>
              <w:t>.</w:t>
            </w:r>
          </w:p>
        </w:tc>
      </w:tr>
      <w:tr w:rsidR="008F2C67" w:rsidRPr="003261F4" w14:paraId="3AA3151C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2B2290CC" w14:textId="77777777" w:rsidR="008F2C67" w:rsidRPr="003261F4" w:rsidRDefault="008F2C67" w:rsidP="006520C1">
            <w:r w:rsidRPr="003261F4">
              <w:lastRenderedPageBreak/>
              <w:t>Attori secondari</w:t>
            </w:r>
          </w:p>
        </w:tc>
        <w:tc>
          <w:tcPr>
            <w:tcW w:w="7116" w:type="dxa"/>
            <w:gridSpan w:val="5"/>
          </w:tcPr>
          <w:p w14:paraId="6819A385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8F2C67" w:rsidRPr="003261F4" w14:paraId="470342CB" w14:textId="77777777" w:rsidTr="00BD1532">
        <w:trPr>
          <w:gridAfter w:val="1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1D6DAD50" w14:textId="77777777" w:rsidR="008F2C67" w:rsidRPr="003261F4" w:rsidRDefault="008F2C67" w:rsidP="006520C1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5"/>
          </w:tcPr>
          <w:p w14:paraId="139E9D3F" w14:textId="0C87779B" w:rsidR="008F2C67" w:rsidRPr="003261F4" w:rsidRDefault="00C272C6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</w:t>
            </w:r>
            <w:r w:rsidR="00B23D17">
              <w:t xml:space="preserve"> </w:t>
            </w:r>
            <w:r w:rsidR="005F4DE8">
              <w:t>deve trovarsi sulla pagina</w:t>
            </w:r>
            <w:r w:rsidR="00F93326">
              <w:t xml:space="preserve"> del prodotto che vuole aggiungere al carrello.</w:t>
            </w:r>
          </w:p>
        </w:tc>
      </w:tr>
      <w:tr w:rsidR="008F2C67" w:rsidRPr="003261F4" w14:paraId="5AFD5E28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63263578" w14:textId="77777777" w:rsidR="008F2C67" w:rsidRPr="003261F4" w:rsidRDefault="008F2C67" w:rsidP="00BF6DC4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4BDE209F" w14:textId="54D3A22E" w:rsidR="008F2C67" w:rsidRPr="003261F4" w:rsidRDefault="008F2C67" w:rsidP="00BF6DC4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5"/>
          </w:tcPr>
          <w:p w14:paraId="23966069" w14:textId="6D345563" w:rsidR="008F2C67" w:rsidRPr="003261F4" w:rsidRDefault="008F2C67" w:rsidP="006520C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</w:t>
            </w:r>
            <w:r w:rsidR="009F29E5">
              <w:t xml:space="preserve"> aggiunge al carrello il prodotto</w:t>
            </w:r>
            <w:r w:rsidR="00E975BA">
              <w:t xml:space="preserve"> e </w:t>
            </w:r>
            <w:r w:rsidR="005B770B">
              <w:t>reindirizza l’ospite al carrello aggiornato.</w:t>
            </w:r>
          </w:p>
        </w:tc>
      </w:tr>
      <w:tr w:rsidR="008F2C67" w:rsidRPr="003261F4" w14:paraId="056E7E18" w14:textId="77777777" w:rsidTr="00BD1532">
        <w:trPr>
          <w:gridAfter w:val="1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4511FF58" w14:textId="77777777" w:rsidR="008F2C67" w:rsidRPr="003261F4" w:rsidRDefault="008F2C67" w:rsidP="00BF6DC4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5E7DB280" w14:textId="55032B6D" w:rsidR="008F2C67" w:rsidRPr="003261F4" w:rsidRDefault="008F2C67" w:rsidP="00BF6DC4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5"/>
          </w:tcPr>
          <w:p w14:paraId="1735C90C" w14:textId="0DF1BAAE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non </w:t>
            </w:r>
            <w:r w:rsidR="00E975BA">
              <w:t xml:space="preserve">aggiunge il prodotto </w:t>
            </w:r>
            <w:r w:rsidR="005436AB">
              <w:t>al carrello</w:t>
            </w:r>
            <w:r>
              <w:t xml:space="preserve"> </w:t>
            </w:r>
            <w:r w:rsidR="00007D0B">
              <w:t>e visualizza l’errore.</w:t>
            </w:r>
          </w:p>
        </w:tc>
      </w:tr>
      <w:tr w:rsidR="008F2C67" w:rsidRPr="003261F4" w14:paraId="24AAD19C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7AE8230D" w14:textId="77777777" w:rsidR="008F2C67" w:rsidRPr="003261F4" w:rsidRDefault="008F2C67" w:rsidP="006520C1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5"/>
          </w:tcPr>
          <w:p w14:paraId="36959CBD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8F2C67" w:rsidRPr="003261F4" w14:paraId="48BAA372" w14:textId="77777777" w:rsidTr="00BD1532">
        <w:trPr>
          <w:gridAfter w:val="1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48380412" w14:textId="77777777" w:rsidR="008F2C67" w:rsidRPr="003261F4" w:rsidRDefault="008F2C67" w:rsidP="006520C1">
            <w:r w:rsidRPr="003261F4">
              <w:t>Frequenza stimata</w:t>
            </w:r>
          </w:p>
        </w:tc>
        <w:tc>
          <w:tcPr>
            <w:tcW w:w="7116" w:type="dxa"/>
            <w:gridSpan w:val="5"/>
          </w:tcPr>
          <w:p w14:paraId="2800FB6F" w14:textId="77777777" w:rsidR="008F2C67" w:rsidRPr="003261F4" w:rsidRDefault="008F2C67" w:rsidP="006520C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1000</w:t>
            </w:r>
            <w:proofErr w:type="gramEnd"/>
            <w:r w:rsidRPr="003261F4">
              <w:t xml:space="preserve"> usi/giorno</w:t>
            </w:r>
          </w:p>
        </w:tc>
      </w:tr>
      <w:tr w:rsidR="008F2C67" w:rsidRPr="003261F4" w14:paraId="4F751E89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3B1D2940" w14:textId="77777777" w:rsidR="008F2C67" w:rsidRPr="003261F4" w:rsidRDefault="008F2C67" w:rsidP="006520C1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5"/>
          </w:tcPr>
          <w:p w14:paraId="68C4581C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8F2C67" w:rsidRPr="003261F4" w14:paraId="50988F70" w14:textId="77777777" w:rsidTr="00BD1532">
        <w:trPr>
          <w:gridAfter w:val="1"/>
          <w:wAfter w:w="14" w:type="dxa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5B214AFB" w14:textId="77777777" w:rsidR="008F2C67" w:rsidRPr="003261F4" w:rsidRDefault="008F2C67" w:rsidP="006520C1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5"/>
          </w:tcPr>
          <w:p w14:paraId="27465787" w14:textId="77777777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8F2C67" w:rsidRPr="003261F4" w14:paraId="761564A9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4" w:type="dxa"/>
            <w:gridSpan w:val="9"/>
          </w:tcPr>
          <w:p w14:paraId="07C39AC6" w14:textId="77777777" w:rsidR="008F2C67" w:rsidRPr="003261F4" w:rsidRDefault="008F2C67" w:rsidP="006520C1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BD1532" w:rsidRPr="003261F4" w14:paraId="0F4DAB7E" w14:textId="77777777" w:rsidTr="007D5AD2">
        <w:trPr>
          <w:gridAfter w:val="2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3CE44E93" w14:textId="01BCDC4C" w:rsidR="00BD1532" w:rsidRPr="003261F4" w:rsidRDefault="00BD1532" w:rsidP="006520C1">
            <w:pPr>
              <w:jc w:val="center"/>
              <w:rPr>
                <w:b w:val="0"/>
                <w:bCs w:val="0"/>
                <w:caps/>
              </w:rPr>
            </w:pPr>
            <w:r>
              <w:rPr>
                <w:b w:val="0"/>
                <w:bCs w:val="0"/>
                <w:caps/>
              </w:rPr>
              <w:t>1</w:t>
            </w:r>
          </w:p>
        </w:tc>
        <w:tc>
          <w:tcPr>
            <w:tcW w:w="1619" w:type="dxa"/>
            <w:gridSpan w:val="2"/>
          </w:tcPr>
          <w:p w14:paraId="1DA73CCA" w14:textId="64C04B7A" w:rsidR="00BD1532" w:rsidRPr="00BD1532" w:rsidRDefault="00892827" w:rsidP="00BD15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BD1532">
              <w:t xml:space="preserve">: </w:t>
            </w:r>
          </w:p>
        </w:tc>
        <w:tc>
          <w:tcPr>
            <w:tcW w:w="7678" w:type="dxa"/>
            <w:gridSpan w:val="5"/>
          </w:tcPr>
          <w:p w14:paraId="653A7955" w14:textId="0A738669" w:rsidR="00BD1532" w:rsidRPr="00BD1532" w:rsidRDefault="007D5AD2" w:rsidP="00366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inclu</w:t>
            </w:r>
            <w:r w:rsidR="0063127F">
              <w:t>d</w:t>
            </w:r>
            <w:r>
              <w:t xml:space="preserve">e </w:t>
            </w:r>
            <w:r w:rsidR="007D4221">
              <w:t>(</w:t>
            </w:r>
            <w:r>
              <w:t>UC</w:t>
            </w:r>
            <w:r w:rsidR="006B744C">
              <w:t>_</w:t>
            </w:r>
            <w:r w:rsidR="0063127F">
              <w:t>A4</w:t>
            </w:r>
            <w:r w:rsidR="007D4221">
              <w:t>)</w:t>
            </w:r>
          </w:p>
        </w:tc>
      </w:tr>
      <w:tr w:rsidR="008F2C67" w:rsidRPr="003261F4" w14:paraId="523B3C53" w14:textId="77777777" w:rsidTr="007D5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2DC39338" w14:textId="77777777" w:rsidR="008F2C67" w:rsidRPr="003261F4" w:rsidRDefault="008F2C67" w:rsidP="006520C1">
            <w:r w:rsidRPr="003261F4">
              <w:t>1</w:t>
            </w:r>
          </w:p>
        </w:tc>
        <w:tc>
          <w:tcPr>
            <w:tcW w:w="1619" w:type="dxa"/>
            <w:gridSpan w:val="2"/>
          </w:tcPr>
          <w:p w14:paraId="42F38D81" w14:textId="2B253D24" w:rsidR="008F2C67" w:rsidRPr="003261F4" w:rsidRDefault="00892827" w:rsidP="006520C1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Cliente</w:t>
            </w:r>
            <w:r w:rsidR="008F2C67" w:rsidRPr="003261F4">
              <w:t>:</w:t>
            </w:r>
          </w:p>
        </w:tc>
        <w:tc>
          <w:tcPr>
            <w:tcW w:w="7701" w:type="dxa"/>
            <w:gridSpan w:val="7"/>
          </w:tcPr>
          <w:p w14:paraId="1488769E" w14:textId="788F6779" w:rsidR="008F2C67" w:rsidRPr="003261F4" w:rsidRDefault="0039506E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</w:t>
            </w:r>
            <w:r w:rsidR="009C2DFC">
              <w:t xml:space="preserve">la quantità di prodotto che vuole </w:t>
            </w:r>
            <w:proofErr w:type="gramStart"/>
            <w:r w:rsidR="009C2DFC">
              <w:t>aggiungere</w:t>
            </w:r>
            <w:r w:rsidR="00071000">
              <w:t>.</w:t>
            </w:r>
            <w:r w:rsidR="0042465D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"_MU_8_Pagina_Prodotto" </w:instrText>
            </w:r>
            <w:r w:rsidR="00890E40">
              <w:fldChar w:fldCharType="separate"/>
            </w:r>
            <w:r w:rsidR="0042465D" w:rsidRPr="0042465D">
              <w:rPr>
                <w:rStyle w:val="Collegamentoipertestuale"/>
              </w:rPr>
              <w:t>MU_8</w:t>
            </w:r>
            <w:r w:rsidR="00890E40">
              <w:rPr>
                <w:rStyle w:val="Collegamentoipertestuale"/>
              </w:rPr>
              <w:fldChar w:fldCharType="end"/>
            </w:r>
            <w:r w:rsidR="0042465D">
              <w:t>)</w:t>
            </w:r>
          </w:p>
        </w:tc>
      </w:tr>
      <w:tr w:rsidR="00113D61" w:rsidRPr="003261F4" w14:paraId="1D77BA2F" w14:textId="77777777" w:rsidTr="007D5A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24EB3F65" w14:textId="7358A1E2" w:rsidR="00113D61" w:rsidRPr="003261F4" w:rsidRDefault="00113D61" w:rsidP="00FE0328">
            <w:r>
              <w:t>2</w:t>
            </w:r>
          </w:p>
        </w:tc>
        <w:tc>
          <w:tcPr>
            <w:tcW w:w="1619" w:type="dxa"/>
            <w:gridSpan w:val="2"/>
          </w:tcPr>
          <w:p w14:paraId="6FEBD4E3" w14:textId="34F0623B" w:rsidR="00113D61" w:rsidRDefault="00892827" w:rsidP="00FE0328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113D61">
              <w:t>:</w:t>
            </w:r>
          </w:p>
        </w:tc>
        <w:tc>
          <w:tcPr>
            <w:tcW w:w="7701" w:type="dxa"/>
            <w:gridSpan w:val="7"/>
          </w:tcPr>
          <w:p w14:paraId="45530871" w14:textId="5C5ED4CF" w:rsidR="00113D61" w:rsidRDefault="00BE0AF1" w:rsidP="00FE03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Seleziona </w:t>
            </w:r>
            <w:proofErr w:type="gramStart"/>
            <w:r>
              <w:t>il  comando</w:t>
            </w:r>
            <w:proofErr w:type="gramEnd"/>
            <w:r>
              <w:t xml:space="preserve"> per aggiung</w:t>
            </w:r>
            <w:r w:rsidR="00C15760">
              <w:t>ere</w:t>
            </w:r>
            <w:r>
              <w:t xml:space="preserve"> al carrello.</w:t>
            </w:r>
            <w:r w:rsidR="0042465D">
              <w:t>(</w:t>
            </w:r>
            <w:hyperlink w:anchor="_MU_8_Pagina_Prodotto" w:history="1">
              <w:r w:rsidR="0042465D" w:rsidRPr="0042465D">
                <w:rPr>
                  <w:rStyle w:val="Collegamentoipertestuale"/>
                </w:rPr>
                <w:t>MU_8</w:t>
              </w:r>
            </w:hyperlink>
            <w:r w:rsidR="0042465D">
              <w:t>)</w:t>
            </w:r>
          </w:p>
        </w:tc>
      </w:tr>
      <w:tr w:rsidR="008F2C67" w:rsidRPr="003261F4" w14:paraId="03A22908" w14:textId="77777777" w:rsidTr="007D5A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45862D72" w14:textId="4EAEA0FB" w:rsidR="008F2C67" w:rsidRPr="003261F4" w:rsidRDefault="00396FA1" w:rsidP="006520C1">
            <w:r>
              <w:t>3</w:t>
            </w:r>
          </w:p>
        </w:tc>
        <w:tc>
          <w:tcPr>
            <w:tcW w:w="1619" w:type="dxa"/>
            <w:gridSpan w:val="2"/>
          </w:tcPr>
          <w:p w14:paraId="478A3A77" w14:textId="13CD591F" w:rsidR="008F2C67" w:rsidRPr="003261F4" w:rsidRDefault="0039506E" w:rsidP="006520C1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</w:t>
            </w:r>
          </w:p>
        </w:tc>
        <w:tc>
          <w:tcPr>
            <w:tcW w:w="7701" w:type="dxa"/>
            <w:gridSpan w:val="7"/>
          </w:tcPr>
          <w:p w14:paraId="1CF1CF15" w14:textId="134E8892" w:rsidR="008F2C67" w:rsidRPr="003261F4" w:rsidRDefault="0039506E" w:rsidP="006520C1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prodotto al carrello.</w:t>
            </w:r>
          </w:p>
        </w:tc>
      </w:tr>
      <w:tr w:rsidR="008F2C67" w:rsidRPr="003261F4" w14:paraId="61E6AA0B" w14:textId="77777777" w:rsidTr="007D5A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7F0CC78F" w14:textId="0E0EE9EE" w:rsidR="008F2C67" w:rsidRPr="003261F4" w:rsidRDefault="00396FA1" w:rsidP="006520C1">
            <w:r>
              <w:t>4</w:t>
            </w:r>
          </w:p>
        </w:tc>
        <w:tc>
          <w:tcPr>
            <w:tcW w:w="1619" w:type="dxa"/>
            <w:gridSpan w:val="2"/>
          </w:tcPr>
          <w:p w14:paraId="2850A6DF" w14:textId="77777777" w:rsidR="008F2C67" w:rsidRPr="003261F4" w:rsidRDefault="008F2C67" w:rsidP="006520C1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  <w:r w:rsidRPr="003261F4">
              <w:t>:</w:t>
            </w:r>
          </w:p>
        </w:tc>
        <w:tc>
          <w:tcPr>
            <w:tcW w:w="7701" w:type="dxa"/>
            <w:gridSpan w:val="7"/>
          </w:tcPr>
          <w:p w14:paraId="391E7E79" w14:textId="19BB7561" w:rsidR="008F2C67" w:rsidRPr="003261F4" w:rsidRDefault="00E37902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Reindirizza l’utente al carrello aggiornato</w:t>
            </w:r>
            <w:r w:rsidR="008F2C67">
              <w:t xml:space="preserve">. </w:t>
            </w:r>
            <w:r w:rsidR="00BC7700">
              <w:t>(</w:t>
            </w:r>
            <w:hyperlink w:anchor="_MU_9_Carrello" w:history="1">
              <w:r w:rsidR="000D67AA" w:rsidRPr="000D67AA">
                <w:rPr>
                  <w:rStyle w:val="Collegamentoipertestuale"/>
                </w:rPr>
                <w:t>MU_9</w:t>
              </w:r>
            </w:hyperlink>
            <w:r w:rsidR="00BC7700">
              <w:t>)</w:t>
            </w:r>
          </w:p>
        </w:tc>
      </w:tr>
      <w:tr w:rsidR="008F2C67" w:rsidRPr="003261F4" w14:paraId="0F1BC448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4" w:type="dxa"/>
            <w:gridSpan w:val="9"/>
          </w:tcPr>
          <w:p w14:paraId="54565585" w14:textId="77777777" w:rsidR="008F2C67" w:rsidRPr="003261F4" w:rsidRDefault="008F2C67" w:rsidP="006520C1"/>
        </w:tc>
      </w:tr>
      <w:tr w:rsidR="008F2C67" w:rsidRPr="003261F4" w14:paraId="672DDB63" w14:textId="77777777" w:rsidTr="00BD1532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4" w:type="dxa"/>
            <w:gridSpan w:val="9"/>
          </w:tcPr>
          <w:p w14:paraId="23755440" w14:textId="77B8D903" w:rsidR="008F2C67" w:rsidRPr="003261F4" w:rsidRDefault="008F2C67" w:rsidP="006520C1">
            <w:r w:rsidRPr="003261F4">
              <w:t xml:space="preserve">Scenario/Flusso di eventi di ERRORE: sistema non riesce ad </w:t>
            </w:r>
            <w:r w:rsidR="005F4E28">
              <w:t>aggiungere</w:t>
            </w:r>
            <w:r>
              <w:t xml:space="preserve"> i </w:t>
            </w:r>
            <w:proofErr w:type="gramStart"/>
            <w:r w:rsidR="005F4E28">
              <w:t>prodotti  al</w:t>
            </w:r>
            <w:proofErr w:type="gramEnd"/>
            <w:r w:rsidR="005F4E28">
              <w:t xml:space="preserve"> carrello</w:t>
            </w:r>
          </w:p>
        </w:tc>
      </w:tr>
      <w:tr w:rsidR="008F2C67" w:rsidRPr="003261F4" w14:paraId="4F5517E9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9" w:type="dxa"/>
            <w:gridSpan w:val="2"/>
          </w:tcPr>
          <w:p w14:paraId="65465162" w14:textId="0F9A7CB6" w:rsidR="008F2C67" w:rsidRPr="003261F4" w:rsidRDefault="00396FA1" w:rsidP="006520C1">
            <w:r>
              <w:lastRenderedPageBreak/>
              <w:t>3</w:t>
            </w:r>
            <w:r w:rsidR="008F2C67" w:rsidRPr="003261F4">
              <w:t>.1</w:t>
            </w:r>
          </w:p>
        </w:tc>
        <w:tc>
          <w:tcPr>
            <w:tcW w:w="1369" w:type="dxa"/>
            <w:gridSpan w:val="2"/>
          </w:tcPr>
          <w:p w14:paraId="55AD166F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5"/>
          </w:tcPr>
          <w:p w14:paraId="6C428780" w14:textId="7BEE7784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>
              <w:t>all’ospite</w:t>
            </w:r>
            <w:r w:rsidRPr="003261F4">
              <w:t xml:space="preserve">. Il messaggio segnala che non è stato possibile </w:t>
            </w:r>
            <w:r w:rsidR="005F4E28">
              <w:t>aggiungere</w:t>
            </w:r>
            <w:r w:rsidRPr="003261F4">
              <w:t xml:space="preserve"> il </w:t>
            </w:r>
            <w:r w:rsidR="005F4E28">
              <w:t>prodotto al carrello e invita a riprovare più tardi</w:t>
            </w:r>
            <w:r>
              <w:t>.</w:t>
            </w:r>
          </w:p>
        </w:tc>
      </w:tr>
      <w:tr w:rsidR="008F2C67" w:rsidRPr="003261F4" w14:paraId="72446B3B" w14:textId="77777777" w:rsidTr="00BD1532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9" w:type="dxa"/>
            <w:gridSpan w:val="2"/>
          </w:tcPr>
          <w:p w14:paraId="0E831A64" w14:textId="3B3115FA" w:rsidR="008F2C67" w:rsidRPr="003261F4" w:rsidRDefault="00396FA1" w:rsidP="006520C1">
            <w:r>
              <w:t>3</w:t>
            </w:r>
            <w:r w:rsidR="008F2C67" w:rsidRPr="003261F4">
              <w:t>.2</w:t>
            </w:r>
          </w:p>
        </w:tc>
        <w:tc>
          <w:tcPr>
            <w:tcW w:w="1369" w:type="dxa"/>
            <w:gridSpan w:val="2"/>
          </w:tcPr>
          <w:p w14:paraId="56983283" w14:textId="77777777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5"/>
          </w:tcPr>
          <w:p w14:paraId="27D6B0AB" w14:textId="77777777" w:rsidR="008F2C67" w:rsidRPr="003261F4" w:rsidRDefault="008F2C67" w:rsidP="006520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8F2C67" w:rsidRPr="003261F4" w14:paraId="1A21B0BA" w14:textId="77777777" w:rsidTr="00BD153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45D2B1D7" w14:textId="77777777" w:rsidR="008F2C67" w:rsidRPr="003261F4" w:rsidRDefault="008F2C67" w:rsidP="006520C1"/>
        </w:tc>
        <w:tc>
          <w:tcPr>
            <w:tcW w:w="7116" w:type="dxa"/>
            <w:gridSpan w:val="5"/>
          </w:tcPr>
          <w:p w14:paraId="3EFD653D" w14:textId="77777777" w:rsidR="008F2C67" w:rsidRPr="003261F4" w:rsidRDefault="008F2C67" w:rsidP="006520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F2C67" w:rsidRPr="003261F4" w14:paraId="3268DB44" w14:textId="77777777" w:rsidTr="00BD1532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8" w:type="dxa"/>
            <w:gridSpan w:val="4"/>
          </w:tcPr>
          <w:p w14:paraId="198581B3" w14:textId="77777777" w:rsidR="008F2C67" w:rsidRPr="003261F4" w:rsidRDefault="008F2C67" w:rsidP="006520C1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5"/>
          </w:tcPr>
          <w:p w14:paraId="31CD775C" w14:textId="77777777" w:rsidR="008F2C67" w:rsidRPr="008F3D85" w:rsidRDefault="008F2C67" w:rsidP="006520C1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  <w:color w:val="010000"/>
                <w:szCs w:val="28"/>
              </w:rPr>
            </w:pPr>
            <w:r w:rsidRPr="008F3D85">
              <w:rPr>
                <w:rFonts w:cstheme="majorHAnsi"/>
                <w:color w:val="010000"/>
                <w:szCs w:val="28"/>
              </w:rPr>
              <w:t>NA</w:t>
            </w:r>
          </w:p>
        </w:tc>
      </w:tr>
    </w:tbl>
    <w:p w14:paraId="2A0F12A6" w14:textId="77777777" w:rsidR="00E03A8A" w:rsidRDefault="00E03A8A" w:rsidP="00714C18">
      <w:pPr>
        <w:rPr>
          <w:lang w:val="en-US"/>
        </w:rPr>
      </w:pPr>
    </w:p>
    <w:p w14:paraId="00A2291B" w14:textId="40EE8CBE" w:rsidR="008F2C67" w:rsidRDefault="00A0062D" w:rsidP="00CA01FE">
      <w:pPr>
        <w:pStyle w:val="Titolo5"/>
        <w:rPr>
          <w:lang w:val="en-US"/>
        </w:rPr>
      </w:pPr>
      <w:r w:rsidRPr="00A0062D">
        <w:t>UC_GA3</w:t>
      </w:r>
      <w:r w:rsidR="00CA01FE">
        <w:t xml:space="preserve"> </w:t>
      </w:r>
      <w:r w:rsidR="00CA01FE" w:rsidRPr="00CA01FE">
        <w:t>Acquisto prodotti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48"/>
        <w:gridCol w:w="621"/>
        <w:gridCol w:w="3603"/>
        <w:gridCol w:w="1756"/>
        <w:gridCol w:w="9"/>
        <w:gridCol w:w="1748"/>
      </w:tblGrid>
      <w:tr w:rsidR="00E03A8A" w:rsidRPr="003261F4" w14:paraId="0D81745F" w14:textId="77777777" w:rsidTr="00097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00CB78B2" w14:textId="77777777" w:rsidR="00E03A8A" w:rsidRPr="003261F4" w:rsidRDefault="00E03A8A" w:rsidP="00097785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18E1F2AC" w14:textId="5BA026BF" w:rsidR="00E03A8A" w:rsidRPr="003261F4" w:rsidRDefault="00E03A8A" w:rsidP="00097785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 w:rsidR="00A95507">
              <w:rPr>
                <w:i/>
                <w:iCs/>
              </w:rPr>
              <w:t>A</w:t>
            </w:r>
            <w:r w:rsidR="008F2C67">
              <w:rPr>
                <w:i/>
                <w:iCs/>
              </w:rPr>
              <w:t>3</w:t>
            </w:r>
          </w:p>
        </w:tc>
        <w:tc>
          <w:tcPr>
            <w:tcW w:w="3603" w:type="dxa"/>
            <w:vMerge w:val="restart"/>
          </w:tcPr>
          <w:p w14:paraId="2F277831" w14:textId="5BAC1077" w:rsidR="00E03A8A" w:rsidRPr="003261F4" w:rsidRDefault="00A95507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i/>
                <w:iCs/>
              </w:rPr>
              <w:t>Acquisto prodott</w:t>
            </w:r>
            <w:r w:rsidR="00996659">
              <w:rPr>
                <w:i/>
                <w:iCs/>
              </w:rPr>
              <w:t>i</w:t>
            </w:r>
          </w:p>
        </w:tc>
        <w:tc>
          <w:tcPr>
            <w:tcW w:w="1765" w:type="dxa"/>
            <w:gridSpan w:val="2"/>
          </w:tcPr>
          <w:p w14:paraId="183ACEA0" w14:textId="77777777" w:rsidR="00E03A8A" w:rsidRPr="003261F4" w:rsidRDefault="00E03A8A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231591A7" w14:textId="5818F211" w:rsidR="00E03A8A" w:rsidRPr="003261F4" w:rsidRDefault="00ED50E2" w:rsidP="0009778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E03A8A" w:rsidRPr="003261F4" w14:paraId="196B8A61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3A5A214A" w14:textId="77777777" w:rsidR="00E03A8A" w:rsidRPr="003261F4" w:rsidRDefault="00E03A8A" w:rsidP="00097785"/>
        </w:tc>
        <w:tc>
          <w:tcPr>
            <w:tcW w:w="3603" w:type="dxa"/>
            <w:vMerge/>
          </w:tcPr>
          <w:p w14:paraId="2EBBDBA1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77E57312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387C7399" w14:textId="14239BBF" w:rsidR="00E03A8A" w:rsidRPr="003261F4" w:rsidRDefault="00EE56B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E03A8A" w:rsidRPr="003261F4" w14:paraId="22C72874" w14:textId="77777777" w:rsidTr="00097785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4DA85DE4" w14:textId="77777777" w:rsidR="00E03A8A" w:rsidRPr="003261F4" w:rsidRDefault="00E03A8A" w:rsidP="00097785"/>
        </w:tc>
        <w:tc>
          <w:tcPr>
            <w:tcW w:w="3603" w:type="dxa"/>
            <w:vMerge/>
          </w:tcPr>
          <w:p w14:paraId="4F26C593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D7678C3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65C020A" w14:textId="1420AC5F" w:rsidR="00E03A8A" w:rsidRPr="003261F4" w:rsidRDefault="00A95507" w:rsidP="0009778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Abbatiello Giuseppe</w:t>
            </w:r>
          </w:p>
        </w:tc>
      </w:tr>
      <w:tr w:rsidR="00E03A8A" w:rsidRPr="003261F4" w14:paraId="5F79DDBD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D67B66B" w14:textId="77777777" w:rsidR="00E03A8A" w:rsidRPr="003261F4" w:rsidRDefault="00E03A8A" w:rsidP="00097785">
            <w:r w:rsidRPr="003261F4">
              <w:t>Descrizione</w:t>
            </w:r>
          </w:p>
        </w:tc>
        <w:tc>
          <w:tcPr>
            <w:tcW w:w="7116" w:type="dxa"/>
            <w:gridSpan w:val="4"/>
          </w:tcPr>
          <w:p w14:paraId="1ECDFD44" w14:textId="6DB31C45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consente </w:t>
            </w:r>
            <w:r w:rsidR="001617F6">
              <w:rPr>
                <w:bCs/>
                <w:i/>
                <w:iCs/>
              </w:rPr>
              <w:t>l’acquisto di u</w:t>
            </w:r>
            <w:r w:rsidR="003D4896">
              <w:rPr>
                <w:bCs/>
                <w:i/>
                <w:iCs/>
              </w:rPr>
              <w:t>n</w:t>
            </w:r>
            <w:r w:rsidR="001617F6">
              <w:rPr>
                <w:bCs/>
                <w:i/>
                <w:iCs/>
              </w:rPr>
              <w:t xml:space="preserve"> prodotto a un cliente.</w:t>
            </w:r>
          </w:p>
        </w:tc>
      </w:tr>
      <w:tr w:rsidR="00E03A8A" w:rsidRPr="003261F4" w14:paraId="59EC3FCD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13C72CD" w14:textId="77777777" w:rsidR="00E03A8A" w:rsidRPr="003261F4" w:rsidRDefault="00E03A8A" w:rsidP="00097785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670D05D3" w14:textId="3E37A0C1" w:rsidR="00E03A8A" w:rsidRPr="003261F4" w:rsidRDefault="00640C7F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Cliente</w:t>
            </w:r>
          </w:p>
          <w:p w14:paraId="79A56A4F" w14:textId="730530D5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 xml:space="preserve">ad </w:t>
            </w:r>
            <w:r w:rsidR="001617F6">
              <w:t>acquistare</w:t>
            </w:r>
            <w:r w:rsidR="00DB7ECF">
              <w:t xml:space="preserve"> dei prodotti dal sito.</w:t>
            </w:r>
          </w:p>
        </w:tc>
      </w:tr>
      <w:tr w:rsidR="00E03A8A" w:rsidRPr="003261F4" w14:paraId="06C77C30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75872EA" w14:textId="77777777" w:rsidR="00E03A8A" w:rsidRPr="003261F4" w:rsidRDefault="00E03A8A" w:rsidP="00097785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773D53DF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E03A8A" w:rsidRPr="003261F4" w14:paraId="6D10B6CC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DF3FFC0" w14:textId="77777777" w:rsidR="00E03A8A" w:rsidRPr="003261F4" w:rsidRDefault="00E03A8A" w:rsidP="00097785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04A73914" w14:textId="5F393BDD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541D61">
              <w:t>cliente</w:t>
            </w:r>
            <w:r w:rsidRPr="003261F4">
              <w:t xml:space="preserve"> deve aver effettuato il login</w:t>
            </w:r>
          </w:p>
          <w:p w14:paraId="1E455CF4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AND</w:t>
            </w:r>
          </w:p>
          <w:p w14:paraId="660BC851" w14:textId="091767F5" w:rsidR="00E03A8A" w:rsidRPr="003261F4" w:rsidRDefault="00E11F83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</w:t>
            </w:r>
            <w:r w:rsidR="0039373E">
              <w:t xml:space="preserve"> aggiunto i prodotti al carrello</w:t>
            </w:r>
            <w:r w:rsidR="00541D61">
              <w:t>.</w:t>
            </w:r>
          </w:p>
        </w:tc>
      </w:tr>
      <w:tr w:rsidR="00E03A8A" w:rsidRPr="003261F4" w14:paraId="66061007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3541951D" w14:textId="77777777" w:rsidR="00E03A8A" w:rsidRPr="003261F4" w:rsidRDefault="00E03A8A" w:rsidP="00313E8F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30024DAE" w14:textId="65B46030" w:rsidR="00E03A8A" w:rsidRPr="003261F4" w:rsidRDefault="00E03A8A" w:rsidP="00313E8F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4"/>
          </w:tcPr>
          <w:p w14:paraId="636AE560" w14:textId="31BA76A3" w:rsidR="00E03A8A" w:rsidRDefault="00DB7ECF" w:rsidP="0009778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notifica l’utente del</w:t>
            </w:r>
            <w:r w:rsidR="007918DC">
              <w:t xml:space="preserve"> cor</w:t>
            </w:r>
            <w:r w:rsidR="00635CF5">
              <w:t>r</w:t>
            </w:r>
            <w:r w:rsidR="007918DC">
              <w:t>e</w:t>
            </w:r>
            <w:r w:rsidR="00F83D8F">
              <w:t>tto acquisto</w:t>
            </w:r>
          </w:p>
          <w:p w14:paraId="16EE7390" w14:textId="77777777" w:rsidR="00E03A8A" w:rsidRDefault="00E03A8A" w:rsidP="0009778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</w:t>
            </w:r>
          </w:p>
          <w:p w14:paraId="54D40D10" w14:textId="1A16C813" w:rsidR="00E03A8A" w:rsidRPr="003261F4" w:rsidRDefault="00AD1593" w:rsidP="00097785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carrello viene svuotato.</w:t>
            </w:r>
          </w:p>
        </w:tc>
      </w:tr>
      <w:tr w:rsidR="00E03A8A" w:rsidRPr="003261F4" w14:paraId="76A5FB29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1A1C7FE" w14:textId="77777777" w:rsidR="00E03A8A" w:rsidRPr="003261F4" w:rsidRDefault="00E03A8A" w:rsidP="00313E8F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068220E3" w14:textId="53DB05E0" w:rsidR="00E03A8A" w:rsidRPr="003261F4" w:rsidRDefault="00E03A8A" w:rsidP="00313E8F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49344E20" w14:textId="4EB8ACC3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non </w:t>
            </w:r>
            <w:r w:rsidR="00AD1593">
              <w:t>termina la procedura di acquisto</w:t>
            </w:r>
            <w:r>
              <w:t xml:space="preserve"> e visualizza un messaggio di errore. </w:t>
            </w:r>
          </w:p>
        </w:tc>
      </w:tr>
      <w:tr w:rsidR="00E03A8A" w:rsidRPr="003261F4" w14:paraId="1DC99BDB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8A1566B" w14:textId="77777777" w:rsidR="00E03A8A" w:rsidRPr="003261F4" w:rsidRDefault="00E03A8A" w:rsidP="00097785">
            <w:r w:rsidRPr="003261F4">
              <w:lastRenderedPageBreak/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407D30E5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E03A8A" w:rsidRPr="003261F4" w14:paraId="381AF4FD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A6CF227" w14:textId="77777777" w:rsidR="00E03A8A" w:rsidRPr="003261F4" w:rsidRDefault="00E03A8A" w:rsidP="00097785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2092BAF4" w14:textId="6A4D187D" w:rsidR="00E03A8A" w:rsidRPr="003261F4" w:rsidRDefault="003204AF" w:rsidP="00097785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  <w:r w:rsidR="00E03A8A" w:rsidRPr="003261F4">
              <w:t xml:space="preserve"> usi/giorno</w:t>
            </w:r>
          </w:p>
        </w:tc>
      </w:tr>
      <w:tr w:rsidR="00E03A8A" w:rsidRPr="003261F4" w14:paraId="1785EDCE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D355949" w14:textId="77777777" w:rsidR="00E03A8A" w:rsidRPr="003261F4" w:rsidRDefault="00E03A8A" w:rsidP="00097785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02AF3B63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E03A8A" w:rsidRPr="003261F4" w14:paraId="36245950" w14:textId="77777777" w:rsidTr="00097785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800AB18" w14:textId="77777777" w:rsidR="00E03A8A" w:rsidRPr="003261F4" w:rsidRDefault="00E03A8A" w:rsidP="00097785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1CB06521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E03A8A" w:rsidRPr="003261F4" w14:paraId="606F0327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2B831FFD" w14:textId="77777777" w:rsidR="00E03A8A" w:rsidRPr="003261F4" w:rsidRDefault="00E03A8A" w:rsidP="00097785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E03A8A" w:rsidRPr="003261F4" w14:paraId="0087AFBD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DD8CBA2" w14:textId="77777777" w:rsidR="00E03A8A" w:rsidRPr="003261F4" w:rsidRDefault="00E03A8A" w:rsidP="00097785">
            <w:r w:rsidRPr="003261F4">
              <w:t>1</w:t>
            </w:r>
          </w:p>
        </w:tc>
        <w:tc>
          <w:tcPr>
            <w:tcW w:w="1583" w:type="dxa"/>
            <w:gridSpan w:val="2"/>
          </w:tcPr>
          <w:p w14:paraId="2108BEE0" w14:textId="362B5403" w:rsidR="00E03A8A" w:rsidRPr="003261F4" w:rsidRDefault="00541D61" w:rsidP="00097785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E03A8A" w:rsidRPr="003261F4">
              <w:t>:</w:t>
            </w:r>
          </w:p>
        </w:tc>
        <w:tc>
          <w:tcPr>
            <w:tcW w:w="7737" w:type="dxa"/>
            <w:gridSpan w:val="5"/>
          </w:tcPr>
          <w:p w14:paraId="678F539E" w14:textId="3FCF3FC2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Richiede di poter </w:t>
            </w:r>
            <w:r w:rsidR="003204AF">
              <w:t>acquistare i</w:t>
            </w:r>
            <w:r>
              <w:t xml:space="preserve"> prodotti</w:t>
            </w:r>
            <w:r w:rsidR="003204AF">
              <w:t xml:space="preserve"> presenti nel </w:t>
            </w:r>
            <w:proofErr w:type="gramStart"/>
            <w:r w:rsidR="003204AF">
              <w:t>carrello</w:t>
            </w:r>
            <w:r w:rsidR="0058532B">
              <w:t>.</w:t>
            </w:r>
            <w:r w:rsidR="004C3676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"_MU_9_Carrello" </w:instrText>
            </w:r>
            <w:r w:rsidR="00890E40">
              <w:fldChar w:fldCharType="separate"/>
            </w:r>
            <w:r w:rsidR="004C3676">
              <w:rPr>
                <w:rStyle w:val="Collegamentoipertestuale"/>
              </w:rPr>
              <w:t>MU_9</w:t>
            </w:r>
            <w:r w:rsidR="00890E40">
              <w:rPr>
                <w:rStyle w:val="Collegamentoipertestuale"/>
              </w:rPr>
              <w:fldChar w:fldCharType="end"/>
            </w:r>
            <w:r w:rsidR="004C3676">
              <w:t>)</w:t>
            </w:r>
          </w:p>
        </w:tc>
      </w:tr>
      <w:tr w:rsidR="00E03A8A" w:rsidRPr="003261F4" w14:paraId="201D160D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706DA93E" w14:textId="77777777" w:rsidR="00E03A8A" w:rsidRPr="003261F4" w:rsidRDefault="00E03A8A" w:rsidP="00097785">
            <w:r w:rsidRPr="003261F4">
              <w:t>2</w:t>
            </w:r>
          </w:p>
        </w:tc>
        <w:tc>
          <w:tcPr>
            <w:tcW w:w="1583" w:type="dxa"/>
            <w:gridSpan w:val="2"/>
          </w:tcPr>
          <w:p w14:paraId="3A02A995" w14:textId="77777777" w:rsidR="00E03A8A" w:rsidRPr="003261F4" w:rsidRDefault="00E03A8A" w:rsidP="00097785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737" w:type="dxa"/>
            <w:gridSpan w:val="5"/>
          </w:tcPr>
          <w:p w14:paraId="7DAFDDDD" w14:textId="19B96737" w:rsidR="00E03A8A" w:rsidRDefault="00CB32A1" w:rsidP="00FF6416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un</w:t>
            </w:r>
            <w:r w:rsidR="00E37492">
              <w:t>a</w:t>
            </w:r>
            <w:r>
              <w:t xml:space="preserve"> </w:t>
            </w:r>
            <w:proofErr w:type="spellStart"/>
            <w:r>
              <w:t>form</w:t>
            </w:r>
            <w:proofErr w:type="spellEnd"/>
            <w:r>
              <w:t xml:space="preserve"> che richiede l’inserimento di: </w:t>
            </w:r>
          </w:p>
          <w:p w14:paraId="1090E11B" w14:textId="5B53160D" w:rsidR="00CB32A1" w:rsidRDefault="00CB32A1" w:rsidP="00CB32A1">
            <w:pPr>
              <w:pStyle w:val="Paragrafoelenco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Nome: Stringa </w:t>
            </w:r>
            <w:r w:rsidR="00973853">
              <w:t>di caratteri</w:t>
            </w:r>
            <w:r w:rsidR="00B9483F">
              <w:t xml:space="preserve"> </w:t>
            </w:r>
            <w:r w:rsidR="00837264">
              <w:t>alfabetici</w:t>
            </w:r>
          </w:p>
          <w:p w14:paraId="3CFB9AAD" w14:textId="77777777" w:rsidR="00CB32A1" w:rsidRDefault="00CB32A1" w:rsidP="00CB32A1">
            <w:pPr>
              <w:pStyle w:val="Paragrafoelenco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Cognome: Stringa</w:t>
            </w:r>
            <w:r w:rsidR="00973853">
              <w:t xml:space="preserve"> di cara</w:t>
            </w:r>
            <w:r w:rsidR="00B66870">
              <w:t>tteri</w:t>
            </w:r>
            <w:r w:rsidR="00837264">
              <w:t xml:space="preserve"> alfabetici</w:t>
            </w:r>
          </w:p>
          <w:p w14:paraId="1D6E1A97" w14:textId="794F4F2F" w:rsidR="00476129" w:rsidRDefault="00371D9B" w:rsidP="00CB32A1">
            <w:pPr>
              <w:pStyle w:val="Paragrafoelenco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Indirizzo</w:t>
            </w:r>
            <w:r w:rsidR="00476129" w:rsidRPr="00476129">
              <w:t xml:space="preserve">: </w:t>
            </w:r>
            <w:r w:rsidR="003749C6">
              <w:t>Stringa</w:t>
            </w:r>
          </w:p>
          <w:p w14:paraId="41FAE51E" w14:textId="77777777" w:rsidR="00476129" w:rsidRDefault="00476129" w:rsidP="00CB32A1">
            <w:pPr>
              <w:pStyle w:val="Paragrafoelenco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Carta di credito: Stringa di </w:t>
            </w:r>
            <w:r w:rsidR="001837B4">
              <w:t>16 caratteri numerici.</w:t>
            </w:r>
          </w:p>
          <w:p w14:paraId="70665022" w14:textId="30C57189" w:rsidR="00E03A8A" w:rsidRPr="003261F4" w:rsidRDefault="00765F08" w:rsidP="00765F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Tutti i campi sono obbligatori.</w:t>
            </w:r>
            <w:r w:rsidR="002B64AC" w:rsidRPr="003261F4">
              <w:t xml:space="preserve"> </w:t>
            </w:r>
          </w:p>
        </w:tc>
      </w:tr>
      <w:tr w:rsidR="00E03A8A" w:rsidRPr="003261F4" w14:paraId="5703C07C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6E3A134" w14:textId="77777777" w:rsidR="00E03A8A" w:rsidRPr="003261F4" w:rsidRDefault="00E03A8A" w:rsidP="00097785">
            <w:r w:rsidRPr="003261F4">
              <w:t>3</w:t>
            </w:r>
          </w:p>
        </w:tc>
        <w:tc>
          <w:tcPr>
            <w:tcW w:w="1583" w:type="dxa"/>
            <w:gridSpan w:val="2"/>
          </w:tcPr>
          <w:p w14:paraId="35AC0F60" w14:textId="62B796FB" w:rsidR="00E03A8A" w:rsidRPr="003261F4" w:rsidRDefault="00BC493F" w:rsidP="00097785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E03A8A" w:rsidRPr="003261F4">
              <w:t>:</w:t>
            </w:r>
          </w:p>
        </w:tc>
        <w:tc>
          <w:tcPr>
            <w:tcW w:w="7737" w:type="dxa"/>
            <w:gridSpan w:val="5"/>
          </w:tcPr>
          <w:p w14:paraId="24D6944B" w14:textId="6F802497" w:rsidR="00E03A8A" w:rsidRPr="003261F4" w:rsidRDefault="00AA42F9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</w:t>
            </w:r>
            <w:r w:rsidR="00181AE8">
              <w:t xml:space="preserve"> i campi e </w:t>
            </w:r>
            <w:r w:rsidR="00634F96">
              <w:t xml:space="preserve">infine </w:t>
            </w:r>
            <w:proofErr w:type="gramStart"/>
            <w:r w:rsidR="00634F96">
              <w:t>conferma.</w:t>
            </w:r>
            <w:r w:rsidR="00826CF6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"_MU_10_Completa_acquisto" </w:instrText>
            </w:r>
            <w:r w:rsidR="00890E40">
              <w:fldChar w:fldCharType="separate"/>
            </w:r>
            <w:r w:rsidR="00826CF6" w:rsidRPr="00826CF6">
              <w:rPr>
                <w:rStyle w:val="Collegamentoipertestuale"/>
              </w:rPr>
              <w:t>MU_10</w:t>
            </w:r>
            <w:r w:rsidR="00890E40">
              <w:rPr>
                <w:rStyle w:val="Collegamentoipertestuale"/>
              </w:rPr>
              <w:fldChar w:fldCharType="end"/>
            </w:r>
            <w:r w:rsidR="00826CF6">
              <w:t>)</w:t>
            </w:r>
          </w:p>
        </w:tc>
      </w:tr>
      <w:tr w:rsidR="00E03A8A" w:rsidRPr="003261F4" w14:paraId="59FA0874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5FC3A93" w14:textId="77777777" w:rsidR="00E03A8A" w:rsidRPr="003261F4" w:rsidRDefault="00E03A8A" w:rsidP="00097785">
            <w:r w:rsidRPr="003261F4">
              <w:t>4</w:t>
            </w:r>
          </w:p>
        </w:tc>
        <w:tc>
          <w:tcPr>
            <w:tcW w:w="1583" w:type="dxa"/>
            <w:gridSpan w:val="2"/>
          </w:tcPr>
          <w:p w14:paraId="785FF7F5" w14:textId="77777777" w:rsidR="00E03A8A" w:rsidRPr="003261F4" w:rsidRDefault="00E03A8A" w:rsidP="00097785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737" w:type="dxa"/>
            <w:gridSpan w:val="5"/>
          </w:tcPr>
          <w:p w14:paraId="555C4EB3" w14:textId="77777777" w:rsidR="00F50815" w:rsidRDefault="00F50815" w:rsidP="008129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Verifica </w:t>
            </w:r>
            <w:proofErr w:type="gramStart"/>
            <w:r>
              <w:t>che :</w:t>
            </w:r>
            <w:proofErr w:type="gramEnd"/>
          </w:p>
          <w:p w14:paraId="3A5760CB" w14:textId="50CFDB5C" w:rsidR="0042691D" w:rsidRDefault="0042691D" w:rsidP="0042691D">
            <w:pPr>
              <w:pStyle w:val="Paragrafoelenco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campi obbligatori siano inseriti</w:t>
            </w:r>
          </w:p>
          <w:p w14:paraId="4879D41F" w14:textId="4F9B600B" w:rsidR="00041A14" w:rsidRDefault="00041A14" w:rsidP="0042691D">
            <w:pPr>
              <w:pStyle w:val="Paragrafoelenco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carta di credito sia valida.</w:t>
            </w:r>
          </w:p>
          <w:p w14:paraId="04555DBF" w14:textId="5CAB7FEC" w:rsidR="00E03A8A" w:rsidRPr="003261F4" w:rsidRDefault="001D50A6" w:rsidP="008129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Carica l’ordine nella lista degli </w:t>
            </w:r>
            <w:r w:rsidR="006E50A1">
              <w:t>ordini</w:t>
            </w:r>
            <w:r w:rsidR="004A61DA">
              <w:t xml:space="preserve"> ed elimina tutti i prodotti dal carrello</w:t>
            </w:r>
            <w:r w:rsidR="006E50A1">
              <w:t>.</w:t>
            </w:r>
          </w:p>
        </w:tc>
      </w:tr>
      <w:tr w:rsidR="00D8107A" w:rsidRPr="003261F4" w14:paraId="22A53A12" w14:textId="77777777" w:rsidTr="00E73E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50D1A4B" w14:textId="37B176E4" w:rsidR="00D8107A" w:rsidRPr="003261F4" w:rsidRDefault="00D8107A" w:rsidP="00E73E3B">
            <w:r>
              <w:t>5</w:t>
            </w:r>
          </w:p>
        </w:tc>
        <w:tc>
          <w:tcPr>
            <w:tcW w:w="1583" w:type="dxa"/>
            <w:gridSpan w:val="2"/>
          </w:tcPr>
          <w:p w14:paraId="32B664D2" w14:textId="710260F7" w:rsidR="00D8107A" w:rsidRPr="003261F4" w:rsidRDefault="00D8107A" w:rsidP="00E73E3B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Sistema: </w:t>
            </w:r>
          </w:p>
        </w:tc>
        <w:tc>
          <w:tcPr>
            <w:tcW w:w="7737" w:type="dxa"/>
            <w:gridSpan w:val="5"/>
          </w:tcPr>
          <w:p w14:paraId="1A46A143" w14:textId="6C0B32F5" w:rsidR="00D8107A" w:rsidRDefault="00D8107A" w:rsidP="008129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052633">
              <w:t>re</w:t>
            </w:r>
            <w:r w:rsidR="00994F9F">
              <w:t>i</w:t>
            </w:r>
            <w:r w:rsidR="00D9651A">
              <w:t xml:space="preserve">ndirizza il cliente a una pagina di </w:t>
            </w:r>
            <w:r w:rsidR="008D67A3">
              <w:t>avvenuto ordine.</w:t>
            </w:r>
          </w:p>
        </w:tc>
      </w:tr>
      <w:tr w:rsidR="00E03A8A" w:rsidRPr="003261F4" w14:paraId="3BB5E8D3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241E5BD6" w14:textId="77777777" w:rsidR="00E03A8A" w:rsidRPr="003261F4" w:rsidRDefault="00E03A8A" w:rsidP="00097785"/>
        </w:tc>
      </w:tr>
      <w:tr w:rsidR="00E03A8A" w:rsidRPr="003261F4" w14:paraId="58B144C6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4CB1B673" w14:textId="77777777" w:rsidR="00E03A8A" w:rsidRPr="003261F4" w:rsidRDefault="00E03A8A" w:rsidP="00097785">
            <w:r w:rsidRPr="003261F4">
              <w:t xml:space="preserve">Scenario/Flusso di eventi </w:t>
            </w:r>
            <w:proofErr w:type="gramStart"/>
            <w:r w:rsidRPr="003261F4">
              <w:t>Alternativo:  qualche</w:t>
            </w:r>
            <w:proofErr w:type="gramEnd"/>
            <w:r w:rsidRPr="003261F4">
              <w:t xml:space="preserve"> campo obbligatorio non è stato compilato</w:t>
            </w:r>
          </w:p>
        </w:tc>
      </w:tr>
      <w:tr w:rsidR="00E03A8A" w:rsidRPr="003261F4" w14:paraId="5564AC30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23A84875" w14:textId="77777777" w:rsidR="00E03A8A" w:rsidRPr="003261F4" w:rsidRDefault="00E03A8A" w:rsidP="00097785">
            <w:r>
              <w:t>5</w:t>
            </w:r>
            <w:r w:rsidRPr="003261F4">
              <w:t>.a1</w:t>
            </w:r>
          </w:p>
        </w:tc>
        <w:tc>
          <w:tcPr>
            <w:tcW w:w="1369" w:type="dxa"/>
            <w:gridSpan w:val="2"/>
          </w:tcPr>
          <w:p w14:paraId="09F072E5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8746C1E" w14:textId="2310C60C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Viene segnalato al </w:t>
            </w:r>
            <w:r w:rsidR="00FD3D07">
              <w:t>cliente</w:t>
            </w:r>
            <w:r>
              <w:t xml:space="preserve"> che il campo obbligatorio non è stato completato.</w:t>
            </w:r>
          </w:p>
        </w:tc>
      </w:tr>
      <w:tr w:rsidR="00E03A8A" w:rsidRPr="003261F4" w14:paraId="18111A7F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22E9FDB" w14:textId="77777777" w:rsidR="00E03A8A" w:rsidRPr="003261F4" w:rsidRDefault="00E03A8A" w:rsidP="00097785">
            <w:r>
              <w:lastRenderedPageBreak/>
              <w:t>5</w:t>
            </w:r>
            <w:r w:rsidRPr="003261F4">
              <w:t>.a2</w:t>
            </w:r>
          </w:p>
        </w:tc>
        <w:tc>
          <w:tcPr>
            <w:tcW w:w="1369" w:type="dxa"/>
            <w:gridSpan w:val="2"/>
          </w:tcPr>
          <w:p w14:paraId="21B7560C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116CDAC3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Resta in attesa di una nuova sottomissione della </w:t>
            </w:r>
            <w:proofErr w:type="spellStart"/>
            <w:r w:rsidRPr="003261F4">
              <w:t>form</w:t>
            </w:r>
            <w:proofErr w:type="spellEnd"/>
            <w:r w:rsidRPr="003261F4">
              <w:t>.</w:t>
            </w:r>
          </w:p>
        </w:tc>
      </w:tr>
      <w:tr w:rsidR="00E03A8A" w:rsidRPr="003261F4" w14:paraId="4EC120D7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633241B1" w14:textId="77777777" w:rsidR="00E03A8A" w:rsidRPr="003261F4" w:rsidRDefault="00E03A8A" w:rsidP="00097785"/>
        </w:tc>
        <w:tc>
          <w:tcPr>
            <w:tcW w:w="7116" w:type="dxa"/>
            <w:gridSpan w:val="4"/>
          </w:tcPr>
          <w:p w14:paraId="1A0F0F0D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3A8A" w:rsidRPr="003261F4" w14:paraId="77272DC3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215BE02" w14:textId="33365760" w:rsidR="00E03A8A" w:rsidRPr="003261F4" w:rsidRDefault="00E03A8A" w:rsidP="00097785">
            <w:r w:rsidRPr="003261F4">
              <w:t xml:space="preserve">Scenario/Flusso di eventi di ERRORE: sistema non riesce ad effettuare </w:t>
            </w:r>
            <w:r w:rsidR="001C4299">
              <w:t>l’acquisto</w:t>
            </w:r>
          </w:p>
        </w:tc>
      </w:tr>
      <w:tr w:rsidR="00E03A8A" w:rsidRPr="003261F4" w14:paraId="637851C3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5138648" w14:textId="77777777" w:rsidR="00E03A8A" w:rsidRPr="003261F4" w:rsidRDefault="00E03A8A" w:rsidP="00097785">
            <w:r w:rsidRPr="003261F4">
              <w:t>5.1</w:t>
            </w:r>
          </w:p>
        </w:tc>
        <w:tc>
          <w:tcPr>
            <w:tcW w:w="1369" w:type="dxa"/>
            <w:gridSpan w:val="2"/>
          </w:tcPr>
          <w:p w14:paraId="4913361F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0110256C" w14:textId="33095A19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>
              <w:t xml:space="preserve">al </w:t>
            </w:r>
            <w:r w:rsidR="001C4299">
              <w:t>cliente</w:t>
            </w:r>
            <w:r w:rsidRPr="003261F4">
              <w:t xml:space="preserve">. Il messaggio segnala che non è stato possibile effettuare </w:t>
            </w:r>
            <w:r w:rsidR="001C4299">
              <w:t>l’acquisto</w:t>
            </w:r>
            <w:r w:rsidRPr="003261F4">
              <w:t xml:space="preserve"> </w:t>
            </w:r>
            <w:r w:rsidR="00505143">
              <w:t xml:space="preserve">e </w:t>
            </w:r>
            <w:r w:rsidRPr="003261F4">
              <w:t>invita a riprovare più tardi.</w:t>
            </w:r>
          </w:p>
        </w:tc>
      </w:tr>
      <w:tr w:rsidR="00E03A8A" w:rsidRPr="003261F4" w14:paraId="5CBE49F6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9E58228" w14:textId="77777777" w:rsidR="00E03A8A" w:rsidRPr="003261F4" w:rsidRDefault="00E03A8A" w:rsidP="00097785">
            <w:r w:rsidRPr="003261F4">
              <w:t>5.2</w:t>
            </w:r>
          </w:p>
        </w:tc>
        <w:tc>
          <w:tcPr>
            <w:tcW w:w="1369" w:type="dxa"/>
            <w:gridSpan w:val="2"/>
          </w:tcPr>
          <w:p w14:paraId="14BEEF15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7BE6B518" w14:textId="77777777" w:rsidR="00E03A8A" w:rsidRPr="003261F4" w:rsidRDefault="00E03A8A" w:rsidP="000977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E03A8A" w:rsidRPr="003261F4" w14:paraId="27B775CE" w14:textId="77777777" w:rsidTr="000977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B28401B" w14:textId="77777777" w:rsidR="00E03A8A" w:rsidRPr="003261F4" w:rsidRDefault="00E03A8A" w:rsidP="00097785"/>
        </w:tc>
        <w:tc>
          <w:tcPr>
            <w:tcW w:w="7116" w:type="dxa"/>
            <w:gridSpan w:val="4"/>
          </w:tcPr>
          <w:p w14:paraId="22300834" w14:textId="77777777" w:rsidR="00E03A8A" w:rsidRPr="003261F4" w:rsidRDefault="00E03A8A" w:rsidP="000977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03A8A" w:rsidRPr="003261F4" w14:paraId="539E3535" w14:textId="77777777" w:rsidTr="00097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42F1B2E" w14:textId="77777777" w:rsidR="00E03A8A" w:rsidRPr="003261F4" w:rsidRDefault="00E03A8A" w:rsidP="00097785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5E328827" w14:textId="77777777" w:rsidR="00E03A8A" w:rsidRPr="003261F4" w:rsidRDefault="00E03A8A" w:rsidP="00097785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>NA</w:t>
            </w:r>
          </w:p>
        </w:tc>
      </w:tr>
    </w:tbl>
    <w:p w14:paraId="204C4D1F" w14:textId="77777777" w:rsidR="00E03A8A" w:rsidRDefault="00E03A8A" w:rsidP="00714C18">
      <w:pPr>
        <w:rPr>
          <w:lang w:val="en-US"/>
        </w:rPr>
      </w:pPr>
    </w:p>
    <w:p w14:paraId="2C56C617" w14:textId="729AB494" w:rsidR="00CA01FE" w:rsidRDefault="00CA01FE" w:rsidP="00CA01FE">
      <w:pPr>
        <w:pStyle w:val="Titolo5"/>
        <w:rPr>
          <w:lang w:val="en-US"/>
        </w:rPr>
      </w:pPr>
      <w:r w:rsidRPr="00CA01FE">
        <w:t>UC_GA4</w:t>
      </w:r>
      <w:r>
        <w:t xml:space="preserve"> </w:t>
      </w:r>
      <w:r w:rsidRPr="00CA01FE">
        <w:t>Visualizza Prodotto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748"/>
        <w:gridCol w:w="621"/>
        <w:gridCol w:w="3603"/>
        <w:gridCol w:w="1756"/>
        <w:gridCol w:w="9"/>
        <w:gridCol w:w="1748"/>
      </w:tblGrid>
      <w:tr w:rsidR="009D0FB9" w:rsidRPr="003261F4" w14:paraId="163DFDC9" w14:textId="77777777" w:rsidTr="00DC6F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 w:val="restart"/>
          </w:tcPr>
          <w:p w14:paraId="6287CEF3" w14:textId="77777777" w:rsidR="009D0FB9" w:rsidRPr="003261F4" w:rsidRDefault="009D0FB9" w:rsidP="00DC6F99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0F1B346B" w14:textId="7299C069" w:rsidR="009D0FB9" w:rsidRPr="003261F4" w:rsidRDefault="009D0FB9" w:rsidP="00DC6F99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A4</w:t>
            </w:r>
          </w:p>
        </w:tc>
        <w:tc>
          <w:tcPr>
            <w:tcW w:w="3603" w:type="dxa"/>
            <w:vMerge w:val="restart"/>
          </w:tcPr>
          <w:p w14:paraId="21B6B52E" w14:textId="7C4EB594" w:rsidR="009D0FB9" w:rsidRPr="003261F4" w:rsidRDefault="009D0FB9" w:rsidP="00DC6F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bookmarkStart w:id="27" w:name="_Hlk95672908"/>
            <w:r>
              <w:rPr>
                <w:i/>
                <w:iCs/>
              </w:rPr>
              <w:t>Visualizza Prodotto</w:t>
            </w:r>
            <w:bookmarkEnd w:id="27"/>
          </w:p>
        </w:tc>
        <w:tc>
          <w:tcPr>
            <w:tcW w:w="1765" w:type="dxa"/>
            <w:gridSpan w:val="2"/>
          </w:tcPr>
          <w:p w14:paraId="7951640C" w14:textId="77777777" w:rsidR="009D0FB9" w:rsidRPr="003261F4" w:rsidRDefault="009D0FB9" w:rsidP="00DC6F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4278255B" w14:textId="0D95DDF3" w:rsidR="009D0FB9" w:rsidRPr="003261F4" w:rsidRDefault="00ED50E2" w:rsidP="00DC6F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9D0FB9" w:rsidRPr="003261F4" w14:paraId="7C698319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633DC6CF" w14:textId="77777777" w:rsidR="009D0FB9" w:rsidRPr="003261F4" w:rsidRDefault="009D0FB9" w:rsidP="00DC6F99"/>
        </w:tc>
        <w:tc>
          <w:tcPr>
            <w:tcW w:w="3603" w:type="dxa"/>
            <w:vMerge/>
          </w:tcPr>
          <w:p w14:paraId="5400D548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3F02FC14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708D6BB2" w14:textId="755DC898" w:rsidR="009D0FB9" w:rsidRPr="003261F4" w:rsidRDefault="00EE56BA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9D0FB9" w:rsidRPr="003261F4" w14:paraId="64C54E4E" w14:textId="77777777" w:rsidTr="00DC6F99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  <w:vMerge/>
          </w:tcPr>
          <w:p w14:paraId="76D74499" w14:textId="77777777" w:rsidR="009D0FB9" w:rsidRPr="003261F4" w:rsidRDefault="009D0FB9" w:rsidP="00DC6F99"/>
        </w:tc>
        <w:tc>
          <w:tcPr>
            <w:tcW w:w="3603" w:type="dxa"/>
            <w:vMerge/>
          </w:tcPr>
          <w:p w14:paraId="3B6F9ECA" w14:textId="77777777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442B72F0" w14:textId="77777777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1E54CEF" w14:textId="7EA783D0" w:rsidR="009D0FB9" w:rsidRPr="003261F4" w:rsidRDefault="00DF3D6A" w:rsidP="00DC6F9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Abbatiello Giuseppe</w:t>
            </w:r>
          </w:p>
        </w:tc>
      </w:tr>
      <w:tr w:rsidR="009D0FB9" w:rsidRPr="003261F4" w14:paraId="73C2619A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059EC3E" w14:textId="77777777" w:rsidR="009D0FB9" w:rsidRPr="003261F4" w:rsidRDefault="009D0FB9" w:rsidP="00DC6F99">
            <w:r w:rsidRPr="003261F4">
              <w:t>Descrizione</w:t>
            </w:r>
          </w:p>
        </w:tc>
        <w:tc>
          <w:tcPr>
            <w:tcW w:w="7116" w:type="dxa"/>
            <w:gridSpan w:val="4"/>
          </w:tcPr>
          <w:p w14:paraId="14C8BB33" w14:textId="262C247B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consente </w:t>
            </w:r>
            <w:r w:rsidR="00216CB7">
              <w:rPr>
                <w:bCs/>
                <w:i/>
                <w:iCs/>
              </w:rPr>
              <w:t>al cliente</w:t>
            </w:r>
            <w:r>
              <w:rPr>
                <w:bCs/>
                <w:i/>
                <w:iCs/>
              </w:rPr>
              <w:t xml:space="preserve"> di </w:t>
            </w:r>
            <w:r w:rsidR="00216CB7">
              <w:rPr>
                <w:bCs/>
                <w:i/>
                <w:iCs/>
              </w:rPr>
              <w:t xml:space="preserve">visualizzare </w:t>
            </w:r>
            <w:r>
              <w:rPr>
                <w:bCs/>
                <w:i/>
                <w:iCs/>
              </w:rPr>
              <w:t>un prodotto</w:t>
            </w:r>
            <w:r w:rsidR="00DF3D6A">
              <w:rPr>
                <w:bCs/>
                <w:i/>
                <w:iCs/>
              </w:rPr>
              <w:t>.</w:t>
            </w:r>
          </w:p>
        </w:tc>
      </w:tr>
      <w:tr w:rsidR="009D0FB9" w:rsidRPr="003261F4" w14:paraId="6A2719DD" w14:textId="77777777" w:rsidTr="00DC6F9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327437F" w14:textId="77777777" w:rsidR="009D0FB9" w:rsidRPr="003261F4" w:rsidRDefault="009D0FB9" w:rsidP="00DC6F99">
            <w:r w:rsidRPr="003261F4">
              <w:t>Attore Principale</w:t>
            </w:r>
          </w:p>
        </w:tc>
        <w:tc>
          <w:tcPr>
            <w:tcW w:w="7116" w:type="dxa"/>
            <w:gridSpan w:val="4"/>
          </w:tcPr>
          <w:p w14:paraId="14551011" w14:textId="08EBB9B5" w:rsidR="009D0FB9" w:rsidRPr="003261F4" w:rsidRDefault="00DF3D6A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Cliente </w:t>
            </w:r>
          </w:p>
          <w:p w14:paraId="1E56271C" w14:textId="64E0AB78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 xml:space="preserve">ad effettuare </w:t>
            </w:r>
            <w:r w:rsidR="00DF3D6A">
              <w:t>la visualizzazione</w:t>
            </w:r>
            <w:r>
              <w:t xml:space="preserve"> del </w:t>
            </w:r>
            <w:r w:rsidR="00DF3D6A">
              <w:t>pro</w:t>
            </w:r>
            <w:r w:rsidR="00E62D6D">
              <w:t>dotto</w:t>
            </w:r>
          </w:p>
        </w:tc>
      </w:tr>
      <w:tr w:rsidR="009D0FB9" w:rsidRPr="003261F4" w14:paraId="046EC7C9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79181211" w14:textId="77777777" w:rsidR="009D0FB9" w:rsidRPr="003261F4" w:rsidRDefault="009D0FB9" w:rsidP="00DC6F99">
            <w:r w:rsidRPr="003261F4">
              <w:t>Attori secondari</w:t>
            </w:r>
          </w:p>
        </w:tc>
        <w:tc>
          <w:tcPr>
            <w:tcW w:w="7116" w:type="dxa"/>
            <w:gridSpan w:val="4"/>
          </w:tcPr>
          <w:p w14:paraId="2B7A0DC3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9D0FB9" w:rsidRPr="003261F4" w14:paraId="5860DB74" w14:textId="77777777" w:rsidTr="00DC6F9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8F32A9C" w14:textId="77777777" w:rsidR="009D0FB9" w:rsidRPr="003261F4" w:rsidRDefault="009D0FB9" w:rsidP="00DC6F99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7116" w:type="dxa"/>
            <w:gridSpan w:val="4"/>
          </w:tcPr>
          <w:p w14:paraId="13B66C2E" w14:textId="1A33EDA1" w:rsidR="009D0FB9" w:rsidRPr="003261F4" w:rsidRDefault="00845656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si trova </w:t>
            </w:r>
            <w:r w:rsidR="00C14E1B">
              <w:t>in una</w:t>
            </w:r>
            <w:r>
              <w:t xml:space="preserve"> pagina </w:t>
            </w:r>
            <w:r w:rsidR="00C14E1B">
              <w:t xml:space="preserve">con </w:t>
            </w:r>
            <w:r w:rsidR="00B07007">
              <w:t>una</w:t>
            </w:r>
            <w:r>
              <w:t xml:space="preserve"> lista di prodotti</w:t>
            </w:r>
            <w:r w:rsidR="009D0FB9" w:rsidRPr="003261F4">
              <w:t>.</w:t>
            </w:r>
          </w:p>
        </w:tc>
      </w:tr>
      <w:tr w:rsidR="009D0FB9" w:rsidRPr="003261F4" w14:paraId="5DB274AD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16CFDA91" w14:textId="77777777" w:rsidR="009D0FB9" w:rsidRPr="003261F4" w:rsidRDefault="009D0FB9" w:rsidP="00873060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3F00B5F5" w14:textId="535871CD" w:rsidR="009D0FB9" w:rsidRPr="003261F4" w:rsidRDefault="009D0FB9" w:rsidP="00873060">
            <w:pPr>
              <w:jc w:val="center"/>
            </w:pPr>
            <w:r w:rsidRPr="003261F4">
              <w:t>On success</w:t>
            </w:r>
          </w:p>
        </w:tc>
        <w:tc>
          <w:tcPr>
            <w:tcW w:w="7116" w:type="dxa"/>
            <w:gridSpan w:val="4"/>
          </w:tcPr>
          <w:p w14:paraId="19514435" w14:textId="3FC88962" w:rsidR="009D0FB9" w:rsidRPr="003261F4" w:rsidRDefault="009D0FB9" w:rsidP="00DC6F99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</w:t>
            </w:r>
            <w:r w:rsidR="00F90C3F">
              <w:t xml:space="preserve"> visualizza i dettagli del prodotto</w:t>
            </w:r>
            <w:r>
              <w:t>.</w:t>
            </w:r>
          </w:p>
        </w:tc>
      </w:tr>
      <w:tr w:rsidR="009D0FB9" w:rsidRPr="003261F4" w14:paraId="05DBC901" w14:textId="77777777" w:rsidTr="00DC6F9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232FF5E" w14:textId="77777777" w:rsidR="009D0FB9" w:rsidRPr="003261F4" w:rsidRDefault="009D0FB9" w:rsidP="00873060">
            <w:pPr>
              <w:jc w:val="center"/>
            </w:pPr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197B8FEB" w14:textId="6B55BD9F" w:rsidR="009D0FB9" w:rsidRPr="003261F4" w:rsidRDefault="009D0FB9" w:rsidP="00873060">
            <w:pPr>
              <w:jc w:val="center"/>
            </w:pPr>
            <w:r w:rsidRPr="003261F4">
              <w:t xml:space="preserve">On </w:t>
            </w:r>
            <w:proofErr w:type="spellStart"/>
            <w:r w:rsidRPr="003261F4">
              <w:t>failure</w:t>
            </w:r>
            <w:proofErr w:type="spellEnd"/>
          </w:p>
        </w:tc>
        <w:tc>
          <w:tcPr>
            <w:tcW w:w="7116" w:type="dxa"/>
            <w:gridSpan w:val="4"/>
          </w:tcPr>
          <w:p w14:paraId="344CEAE3" w14:textId="7079EB05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non</w:t>
            </w:r>
            <w:r w:rsidR="00F90C3F">
              <w:t xml:space="preserve"> visualizza </w:t>
            </w:r>
            <w:proofErr w:type="gramStart"/>
            <w:r w:rsidR="00F90C3F">
              <w:t>il  prodotto</w:t>
            </w:r>
            <w:proofErr w:type="gramEnd"/>
            <w:r w:rsidR="00F90C3F">
              <w:t xml:space="preserve"> e v</w:t>
            </w:r>
            <w:r w:rsidR="00EB5D35">
              <w:t>iene mostrato un messaggio di errore</w:t>
            </w:r>
            <w:r>
              <w:t xml:space="preserve">. </w:t>
            </w:r>
          </w:p>
        </w:tc>
      </w:tr>
      <w:tr w:rsidR="009D0FB9" w:rsidRPr="003261F4" w14:paraId="414A1E10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BBAEA3A" w14:textId="77777777" w:rsidR="009D0FB9" w:rsidRPr="003261F4" w:rsidRDefault="009D0FB9" w:rsidP="00DC6F99">
            <w:r w:rsidRPr="003261F4">
              <w:lastRenderedPageBreak/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7116" w:type="dxa"/>
            <w:gridSpan w:val="4"/>
          </w:tcPr>
          <w:p w14:paraId="2CB89C1F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Elevata</w:t>
            </w:r>
          </w:p>
        </w:tc>
      </w:tr>
      <w:tr w:rsidR="009D0FB9" w:rsidRPr="003261F4" w14:paraId="0EDBDFD4" w14:textId="77777777" w:rsidTr="00DC6F9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53702C9E" w14:textId="77777777" w:rsidR="009D0FB9" w:rsidRPr="003261F4" w:rsidRDefault="009D0FB9" w:rsidP="00DC6F99">
            <w:r w:rsidRPr="003261F4">
              <w:t>Frequenza stimata</w:t>
            </w:r>
          </w:p>
        </w:tc>
        <w:tc>
          <w:tcPr>
            <w:tcW w:w="7116" w:type="dxa"/>
            <w:gridSpan w:val="4"/>
          </w:tcPr>
          <w:p w14:paraId="116C9D51" w14:textId="2096D6A2" w:rsidR="009D0FB9" w:rsidRPr="003261F4" w:rsidRDefault="00EB5D35" w:rsidP="00DC6F99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9D0FB9">
              <w:t>000</w:t>
            </w:r>
            <w:r w:rsidR="009D0FB9" w:rsidRPr="003261F4">
              <w:t xml:space="preserve"> usi/giorno</w:t>
            </w:r>
          </w:p>
        </w:tc>
      </w:tr>
      <w:tr w:rsidR="009D0FB9" w:rsidRPr="003261F4" w14:paraId="437DC2E9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42692B9" w14:textId="77777777" w:rsidR="009D0FB9" w:rsidRPr="003261F4" w:rsidRDefault="009D0FB9" w:rsidP="00DC6F99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7116" w:type="dxa"/>
            <w:gridSpan w:val="4"/>
          </w:tcPr>
          <w:p w14:paraId="76D77A5A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9D0FB9" w:rsidRPr="003261F4" w14:paraId="1F6C3F8B" w14:textId="77777777" w:rsidTr="00DC6F99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4AAB33FE" w14:textId="77777777" w:rsidR="009D0FB9" w:rsidRPr="003261F4" w:rsidRDefault="009D0FB9" w:rsidP="00DC6F99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7116" w:type="dxa"/>
            <w:gridSpan w:val="4"/>
          </w:tcPr>
          <w:p w14:paraId="24F67ED4" w14:textId="77777777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9D0FB9" w:rsidRPr="003261F4" w14:paraId="09D06E47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16CE77A3" w14:textId="77777777" w:rsidR="009D0FB9" w:rsidRPr="003261F4" w:rsidRDefault="009D0FB9" w:rsidP="00DC6F99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9D0FB9" w:rsidRPr="003261F4" w14:paraId="4AC404B6" w14:textId="77777777" w:rsidTr="00DC6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1C2346E7" w14:textId="77777777" w:rsidR="009D0FB9" w:rsidRPr="003261F4" w:rsidRDefault="009D0FB9" w:rsidP="00DC6F99">
            <w:r w:rsidRPr="003261F4">
              <w:t>1</w:t>
            </w:r>
          </w:p>
        </w:tc>
        <w:tc>
          <w:tcPr>
            <w:tcW w:w="1583" w:type="dxa"/>
            <w:gridSpan w:val="2"/>
          </w:tcPr>
          <w:p w14:paraId="1063CCBC" w14:textId="67289ED4" w:rsidR="009D0FB9" w:rsidRPr="003261F4" w:rsidRDefault="00EB5D35" w:rsidP="00DC6F99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  <w:r w:rsidR="009D0FB9" w:rsidRPr="003261F4">
              <w:t>:</w:t>
            </w:r>
          </w:p>
        </w:tc>
        <w:tc>
          <w:tcPr>
            <w:tcW w:w="7737" w:type="dxa"/>
            <w:gridSpan w:val="5"/>
          </w:tcPr>
          <w:p w14:paraId="5FB20057" w14:textId="713CA619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Seleziona il </w:t>
            </w:r>
            <w:r w:rsidR="005B601B">
              <w:t>prodotto da</w:t>
            </w:r>
            <w:r>
              <w:t xml:space="preserve"> </w:t>
            </w:r>
            <w:r w:rsidR="00EB5D35">
              <w:t>visualizzare</w:t>
            </w:r>
            <w:r>
              <w:t xml:space="preserve">. </w:t>
            </w:r>
            <w:r w:rsidR="00362717">
              <w:t>(</w:t>
            </w:r>
            <w:hyperlink w:anchor="_MU_2_Homepage_–" w:history="1">
              <w:r w:rsidR="00362717">
                <w:rPr>
                  <w:rStyle w:val="Collegamentoipertestuale"/>
                </w:rPr>
                <w:t>MU_2</w:t>
              </w:r>
            </w:hyperlink>
            <w:r w:rsidR="00362717">
              <w:t>)</w:t>
            </w:r>
          </w:p>
        </w:tc>
      </w:tr>
      <w:tr w:rsidR="009D0FB9" w:rsidRPr="003261F4" w14:paraId="50F9649A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CF5A4AA" w14:textId="77777777" w:rsidR="009D0FB9" w:rsidRPr="003261F4" w:rsidRDefault="009D0FB9" w:rsidP="00DC6F99">
            <w:r w:rsidRPr="003261F4">
              <w:t>2</w:t>
            </w:r>
          </w:p>
        </w:tc>
        <w:tc>
          <w:tcPr>
            <w:tcW w:w="1583" w:type="dxa"/>
            <w:gridSpan w:val="2"/>
          </w:tcPr>
          <w:p w14:paraId="56BAF2D6" w14:textId="0323934C" w:rsidR="009D0FB9" w:rsidRPr="003261F4" w:rsidRDefault="00EB5D35" w:rsidP="00DC6F99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</w:t>
            </w:r>
            <w:r w:rsidR="009D0FB9" w:rsidRPr="003261F4">
              <w:t>:</w:t>
            </w:r>
          </w:p>
        </w:tc>
        <w:tc>
          <w:tcPr>
            <w:tcW w:w="7737" w:type="dxa"/>
            <w:gridSpan w:val="5"/>
          </w:tcPr>
          <w:p w14:paraId="5D02D6DB" w14:textId="4CC288D9" w:rsidR="009D0FB9" w:rsidRPr="003261F4" w:rsidRDefault="00EB5D35" w:rsidP="00DC6F99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Carica la pagina del prodotto con </w:t>
            </w:r>
            <w:proofErr w:type="gramStart"/>
            <w:r>
              <w:t>tutti  i</w:t>
            </w:r>
            <w:proofErr w:type="gramEnd"/>
            <w:r>
              <w:t xml:space="preserve"> relativi dettagli</w:t>
            </w:r>
            <w:r w:rsidR="009D0FB9">
              <w:t>.</w:t>
            </w:r>
            <w:r w:rsidR="000248AE">
              <w:t>(</w:t>
            </w:r>
            <w:hyperlink w:anchor="_MU_8_Pagina_Prodotto" w:history="1">
              <w:r w:rsidR="000248AE" w:rsidRPr="000248AE">
                <w:rPr>
                  <w:rStyle w:val="Collegamentoipertestuale"/>
                </w:rPr>
                <w:t>MU_8</w:t>
              </w:r>
            </w:hyperlink>
            <w:r w:rsidR="000248AE">
              <w:t>)</w:t>
            </w:r>
          </w:p>
        </w:tc>
      </w:tr>
      <w:tr w:rsidR="009D0FB9" w:rsidRPr="003261F4" w14:paraId="7547D15F" w14:textId="77777777" w:rsidTr="00DC6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0FB386D2" w14:textId="77777777" w:rsidR="009D0FB9" w:rsidRPr="003261F4" w:rsidRDefault="009D0FB9" w:rsidP="00DC6F99"/>
        </w:tc>
      </w:tr>
      <w:tr w:rsidR="009D0FB9" w:rsidRPr="003261F4" w14:paraId="6E8F5E3F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5D9C60A" w14:textId="7038483F" w:rsidR="009D0FB9" w:rsidRPr="003261F4" w:rsidRDefault="009D0FB9" w:rsidP="00DC6F99">
            <w:r w:rsidRPr="003261F4">
              <w:t xml:space="preserve">Scenario/Flusso di eventi di ERRORE: sistema non riesce </w:t>
            </w:r>
            <w:proofErr w:type="gramStart"/>
            <w:r w:rsidRPr="003261F4">
              <w:t>ad</w:t>
            </w:r>
            <w:proofErr w:type="gramEnd"/>
            <w:r w:rsidRPr="003261F4">
              <w:t xml:space="preserve"> </w:t>
            </w:r>
            <w:r>
              <w:t xml:space="preserve">visualizzare </w:t>
            </w:r>
            <w:r w:rsidR="00EB5D35">
              <w:t>il p</w:t>
            </w:r>
            <w:r w:rsidR="001162C0">
              <w:t>ro</w:t>
            </w:r>
            <w:r w:rsidR="00EB5D35">
              <w:t>dotto</w:t>
            </w:r>
          </w:p>
        </w:tc>
      </w:tr>
      <w:tr w:rsidR="009D0FB9" w:rsidRPr="003261F4" w14:paraId="483BEB70" w14:textId="77777777" w:rsidTr="00DC6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D1F9751" w14:textId="2D06380D" w:rsidR="009D0FB9" w:rsidRPr="003261F4" w:rsidRDefault="00A670D8" w:rsidP="00DC6F99">
            <w:r>
              <w:t>2</w:t>
            </w:r>
            <w:r w:rsidR="009D0FB9" w:rsidRPr="003261F4">
              <w:t>.1</w:t>
            </w:r>
          </w:p>
        </w:tc>
        <w:tc>
          <w:tcPr>
            <w:tcW w:w="1369" w:type="dxa"/>
            <w:gridSpan w:val="2"/>
          </w:tcPr>
          <w:p w14:paraId="0FFCBECB" w14:textId="77777777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E302658" w14:textId="2A176F99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Visualizza un messaggio di errore </w:t>
            </w:r>
            <w:r w:rsidR="00EB5D35">
              <w:t>al cliente</w:t>
            </w:r>
            <w:r w:rsidRPr="003261F4">
              <w:t xml:space="preserve">. Il messaggio segnala che non è stato possibile effettuare il caricamento </w:t>
            </w:r>
            <w:r>
              <w:t>de</w:t>
            </w:r>
            <w:r w:rsidR="00EB5D35">
              <w:t>l prodotto</w:t>
            </w:r>
            <w:r>
              <w:t>.</w:t>
            </w:r>
          </w:p>
        </w:tc>
      </w:tr>
      <w:tr w:rsidR="009D0FB9" w:rsidRPr="003261F4" w14:paraId="424C8293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3DC41010" w14:textId="5A49A264" w:rsidR="009D0FB9" w:rsidRPr="003261F4" w:rsidRDefault="00A670D8" w:rsidP="00DC6F99">
            <w:r>
              <w:t>2</w:t>
            </w:r>
            <w:r w:rsidR="009D0FB9" w:rsidRPr="003261F4">
              <w:t>.2</w:t>
            </w:r>
          </w:p>
        </w:tc>
        <w:tc>
          <w:tcPr>
            <w:tcW w:w="1369" w:type="dxa"/>
            <w:gridSpan w:val="2"/>
          </w:tcPr>
          <w:p w14:paraId="25A910A1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7116" w:type="dxa"/>
            <w:gridSpan w:val="4"/>
          </w:tcPr>
          <w:p w14:paraId="61EFA9A8" w14:textId="77777777" w:rsidR="009D0FB9" w:rsidRPr="003261F4" w:rsidRDefault="009D0FB9" w:rsidP="00DC6F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9D0FB9" w:rsidRPr="003261F4" w14:paraId="1A117C65" w14:textId="77777777" w:rsidTr="00DC6F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0C3A1480" w14:textId="77777777" w:rsidR="009D0FB9" w:rsidRPr="003261F4" w:rsidRDefault="009D0FB9" w:rsidP="00DC6F99"/>
        </w:tc>
        <w:tc>
          <w:tcPr>
            <w:tcW w:w="7116" w:type="dxa"/>
            <w:gridSpan w:val="4"/>
          </w:tcPr>
          <w:p w14:paraId="2B3136D6" w14:textId="77777777" w:rsidR="009D0FB9" w:rsidRPr="003261F4" w:rsidRDefault="009D0FB9" w:rsidP="00DC6F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D0FB9" w:rsidRPr="003261F4" w14:paraId="29592FD3" w14:textId="77777777" w:rsidTr="00DC6F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8" w:type="dxa"/>
            <w:gridSpan w:val="4"/>
          </w:tcPr>
          <w:p w14:paraId="2BDE0190" w14:textId="77777777" w:rsidR="009D0FB9" w:rsidRPr="003261F4" w:rsidRDefault="009D0FB9" w:rsidP="00DC6F99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7116" w:type="dxa"/>
            <w:gridSpan w:val="4"/>
          </w:tcPr>
          <w:p w14:paraId="7EEEC71A" w14:textId="77777777" w:rsidR="009D0FB9" w:rsidRPr="008F3D85" w:rsidRDefault="009D0FB9" w:rsidP="00DC6F9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color w:val="010000"/>
                <w:szCs w:val="28"/>
              </w:rPr>
            </w:pPr>
            <w:r w:rsidRPr="008F3D85">
              <w:rPr>
                <w:rFonts w:cstheme="majorHAnsi"/>
                <w:color w:val="010000"/>
                <w:szCs w:val="28"/>
              </w:rPr>
              <w:t>NA</w:t>
            </w:r>
          </w:p>
        </w:tc>
      </w:tr>
    </w:tbl>
    <w:p w14:paraId="3F3EAD36" w14:textId="77777777" w:rsidR="009D0FB9" w:rsidRDefault="009D0FB9" w:rsidP="00714C18">
      <w:pPr>
        <w:rPr>
          <w:lang w:val="en-US"/>
        </w:rPr>
      </w:pPr>
    </w:p>
    <w:p w14:paraId="70152728" w14:textId="59CA86F2" w:rsidR="005657D8" w:rsidRPr="0058532B" w:rsidRDefault="0F9E9609" w:rsidP="002D7416">
      <w:pPr>
        <w:pStyle w:val="Titolo4"/>
        <w:jc w:val="both"/>
      </w:pPr>
      <w:r>
        <w:lastRenderedPageBreak/>
        <w:t xml:space="preserve">UC_GAM: Use Case </w:t>
      </w:r>
      <w:proofErr w:type="spellStart"/>
      <w:r>
        <w:t>Diagram</w:t>
      </w:r>
      <w:proofErr w:type="spellEnd"/>
      <w:r>
        <w:t xml:space="preserve"> Gestione Amministrazione</w:t>
      </w:r>
    </w:p>
    <w:p w14:paraId="568730AA" w14:textId="0C1B966E" w:rsidR="0010700C" w:rsidRDefault="00A72479" w:rsidP="0010700C">
      <w:r>
        <w:rPr>
          <w:noProof/>
        </w:rPr>
        <w:drawing>
          <wp:inline distT="0" distB="0" distL="0" distR="0" wp14:anchorId="77AA12C6" wp14:editId="17A0469A">
            <wp:extent cx="3339000" cy="53848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7" b="5623"/>
                    <a:stretch/>
                  </pic:blipFill>
                  <pic:spPr bwMode="auto">
                    <a:xfrm>
                      <a:off x="0" y="0"/>
                      <a:ext cx="3341805" cy="538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BBE00" w14:textId="2AE431FB" w:rsidR="00CA01FE" w:rsidRPr="0010700C" w:rsidRDefault="00CA01FE" w:rsidP="00CA01FE">
      <w:pPr>
        <w:pStyle w:val="Titolo5"/>
      </w:pPr>
      <w:r w:rsidRPr="00CA01FE">
        <w:t>UC_GAM1</w:t>
      </w:r>
      <w:r>
        <w:t xml:space="preserve"> </w:t>
      </w:r>
      <w:r w:rsidRPr="00CA01FE">
        <w:t>Visualizza segnalazione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1315"/>
        <w:gridCol w:w="992"/>
        <w:gridCol w:w="2665"/>
        <w:gridCol w:w="1756"/>
        <w:gridCol w:w="9"/>
        <w:gridCol w:w="1748"/>
      </w:tblGrid>
      <w:tr w:rsidR="005657D8" w:rsidRPr="003261F4" w14:paraId="414D4F23" w14:textId="77777777" w:rsidTr="00844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 w:val="restart"/>
          </w:tcPr>
          <w:p w14:paraId="4CC65312" w14:textId="77777777" w:rsidR="005657D8" w:rsidRPr="003261F4" w:rsidRDefault="005657D8" w:rsidP="005B5D13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6F6DC043" w14:textId="7B76CA11" w:rsidR="005657D8" w:rsidRPr="003261F4" w:rsidRDefault="005657D8" w:rsidP="005B5D13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AM</w:t>
            </w:r>
            <w:r w:rsidR="0093469D">
              <w:rPr>
                <w:i/>
                <w:iCs/>
              </w:rPr>
              <w:t>1</w:t>
            </w:r>
          </w:p>
        </w:tc>
        <w:tc>
          <w:tcPr>
            <w:tcW w:w="2665" w:type="dxa"/>
            <w:vMerge w:val="restart"/>
          </w:tcPr>
          <w:p w14:paraId="6075CBAA" w14:textId="7DC8D03A" w:rsidR="005657D8" w:rsidRPr="003261F4" w:rsidRDefault="00464498" w:rsidP="005B5D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i/>
                <w:iCs/>
              </w:rPr>
              <w:t>Visualizza</w:t>
            </w:r>
            <w:r w:rsidR="001D452F">
              <w:rPr>
                <w:i/>
                <w:iCs/>
              </w:rPr>
              <w:t xml:space="preserve"> segnalazion</w:t>
            </w:r>
            <w:r w:rsidR="009D213A">
              <w:rPr>
                <w:i/>
                <w:iCs/>
              </w:rPr>
              <w:t>e</w:t>
            </w:r>
          </w:p>
        </w:tc>
        <w:tc>
          <w:tcPr>
            <w:tcW w:w="1765" w:type="dxa"/>
            <w:gridSpan w:val="2"/>
          </w:tcPr>
          <w:p w14:paraId="22132661" w14:textId="77777777" w:rsidR="005657D8" w:rsidRPr="003261F4" w:rsidRDefault="005657D8" w:rsidP="005B5D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53B4271C" w14:textId="1BE821E4" w:rsidR="005657D8" w:rsidRPr="003261F4" w:rsidRDefault="00ED50E2" w:rsidP="005B5D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5657D8" w:rsidRPr="003261F4" w14:paraId="3DEDFE66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/>
          </w:tcPr>
          <w:p w14:paraId="4DE1D61E" w14:textId="77777777" w:rsidR="005657D8" w:rsidRPr="003261F4" w:rsidRDefault="005657D8" w:rsidP="005B5D13"/>
        </w:tc>
        <w:tc>
          <w:tcPr>
            <w:tcW w:w="2665" w:type="dxa"/>
            <w:vMerge/>
          </w:tcPr>
          <w:p w14:paraId="6BE02605" w14:textId="77777777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111F87F4" w14:textId="77777777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01AF521E" w14:textId="3A7C3510" w:rsidR="005657D8" w:rsidRPr="003261F4" w:rsidRDefault="00EE56BA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5657D8" w:rsidRPr="003261F4" w14:paraId="66DBA05D" w14:textId="77777777" w:rsidTr="008442D8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/>
          </w:tcPr>
          <w:p w14:paraId="6E455D0E" w14:textId="77777777" w:rsidR="005657D8" w:rsidRPr="003261F4" w:rsidRDefault="005657D8" w:rsidP="005B5D13"/>
        </w:tc>
        <w:tc>
          <w:tcPr>
            <w:tcW w:w="2665" w:type="dxa"/>
            <w:vMerge/>
          </w:tcPr>
          <w:p w14:paraId="760FD64C" w14:textId="77777777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589D1752" w14:textId="77777777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1D948C6B" w14:textId="7DCBA76D" w:rsidR="005657D8" w:rsidRPr="003261F4" w:rsidRDefault="00464498" w:rsidP="005B5D1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De Palma Marco</w:t>
            </w:r>
          </w:p>
        </w:tc>
      </w:tr>
      <w:tr w:rsidR="005657D8" w:rsidRPr="003261F4" w14:paraId="05BD430A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12A3F22B" w14:textId="77777777" w:rsidR="005657D8" w:rsidRPr="003261F4" w:rsidRDefault="005657D8" w:rsidP="005B5D13">
            <w:r w:rsidRPr="003261F4">
              <w:t>Descrizione</w:t>
            </w:r>
          </w:p>
        </w:tc>
        <w:tc>
          <w:tcPr>
            <w:tcW w:w="6178" w:type="dxa"/>
            <w:gridSpan w:val="4"/>
          </w:tcPr>
          <w:p w14:paraId="368E220E" w14:textId="3C4E078A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 xml:space="preserve">consente </w:t>
            </w:r>
            <w:r w:rsidR="0085422F">
              <w:rPr>
                <w:bCs/>
                <w:i/>
                <w:iCs/>
              </w:rPr>
              <w:t xml:space="preserve">la </w:t>
            </w:r>
            <w:r w:rsidR="00446D2F">
              <w:rPr>
                <w:bCs/>
                <w:i/>
                <w:iCs/>
              </w:rPr>
              <w:t xml:space="preserve">visualizzazione </w:t>
            </w:r>
            <w:r w:rsidR="0060183D">
              <w:rPr>
                <w:bCs/>
                <w:i/>
                <w:iCs/>
              </w:rPr>
              <w:t>di</w:t>
            </w:r>
            <w:r w:rsidR="008C100C">
              <w:rPr>
                <w:bCs/>
                <w:i/>
                <w:iCs/>
              </w:rPr>
              <w:t xml:space="preserve"> una </w:t>
            </w:r>
            <w:r w:rsidR="00652615">
              <w:rPr>
                <w:bCs/>
                <w:i/>
                <w:iCs/>
              </w:rPr>
              <w:t>segnalazione irrisolta</w:t>
            </w:r>
            <w:r w:rsidR="00E71603">
              <w:rPr>
                <w:bCs/>
                <w:i/>
                <w:iCs/>
              </w:rPr>
              <w:t xml:space="preserve"> da parte dell’amministratore.</w:t>
            </w:r>
          </w:p>
        </w:tc>
      </w:tr>
      <w:tr w:rsidR="005657D8" w:rsidRPr="003261F4" w14:paraId="5B046A7A" w14:textId="77777777" w:rsidTr="008442D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48C182D7" w14:textId="77777777" w:rsidR="005657D8" w:rsidRPr="003261F4" w:rsidRDefault="005657D8" w:rsidP="005B5D13">
            <w:r w:rsidRPr="003261F4">
              <w:lastRenderedPageBreak/>
              <w:t>Attore Principale</w:t>
            </w:r>
          </w:p>
        </w:tc>
        <w:tc>
          <w:tcPr>
            <w:tcW w:w="6178" w:type="dxa"/>
            <w:gridSpan w:val="4"/>
          </w:tcPr>
          <w:p w14:paraId="42C55263" w14:textId="68379AA4" w:rsidR="005657D8" w:rsidRPr="003261F4" w:rsidRDefault="00C3122E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Amministratore</w:t>
            </w:r>
          </w:p>
          <w:p w14:paraId="26F68977" w14:textId="24E286B2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 w:rsidR="00C3122E">
              <w:t xml:space="preserve">a </w:t>
            </w:r>
            <w:r w:rsidR="00936438">
              <w:t>visualizzare</w:t>
            </w:r>
            <w:r w:rsidR="000554B2">
              <w:t xml:space="preserve"> </w:t>
            </w:r>
            <w:r w:rsidR="00652615">
              <w:t xml:space="preserve">una </w:t>
            </w:r>
            <w:r w:rsidR="003F5F52">
              <w:t xml:space="preserve">segnalazione </w:t>
            </w:r>
            <w:r w:rsidR="00936438">
              <w:t>ancora da risolvere.</w:t>
            </w:r>
          </w:p>
        </w:tc>
      </w:tr>
      <w:tr w:rsidR="005657D8" w:rsidRPr="003261F4" w14:paraId="749F75FF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5375B8C4" w14:textId="77777777" w:rsidR="005657D8" w:rsidRPr="003261F4" w:rsidRDefault="005657D8" w:rsidP="005B5D13">
            <w:r w:rsidRPr="003261F4">
              <w:t>Attori secondari</w:t>
            </w:r>
          </w:p>
        </w:tc>
        <w:tc>
          <w:tcPr>
            <w:tcW w:w="6178" w:type="dxa"/>
            <w:gridSpan w:val="4"/>
          </w:tcPr>
          <w:p w14:paraId="663E0700" w14:textId="77777777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657D8" w:rsidRPr="003261F4" w14:paraId="4AE25DD3" w14:textId="77777777" w:rsidTr="008442D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247EA02A" w14:textId="77777777" w:rsidR="005657D8" w:rsidRPr="003261F4" w:rsidRDefault="005657D8" w:rsidP="005B5D13">
            <w:r w:rsidRPr="003261F4"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6178" w:type="dxa"/>
            <w:gridSpan w:val="4"/>
          </w:tcPr>
          <w:p w14:paraId="028F349F" w14:textId="547057A0" w:rsidR="00AB6B3E" w:rsidRPr="003261F4" w:rsidRDefault="00BA4663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Aver effettuato </w:t>
            </w:r>
            <w:r w:rsidR="00A344E1">
              <w:t>l’accesso come amministratore.</w:t>
            </w:r>
          </w:p>
        </w:tc>
      </w:tr>
      <w:tr w:rsidR="005657D8" w:rsidRPr="003261F4" w14:paraId="2921FBD7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69364BFB" w14:textId="77777777" w:rsidR="005657D8" w:rsidRPr="003261F4" w:rsidRDefault="005657D8" w:rsidP="005B5D13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630DD557" w14:textId="77777777" w:rsidR="005657D8" w:rsidRPr="003261F4" w:rsidRDefault="005657D8" w:rsidP="005B5D13">
            <w:r w:rsidRPr="003261F4">
              <w:t xml:space="preserve">                       On success</w:t>
            </w:r>
          </w:p>
        </w:tc>
        <w:tc>
          <w:tcPr>
            <w:tcW w:w="6178" w:type="dxa"/>
            <w:gridSpan w:val="4"/>
          </w:tcPr>
          <w:p w14:paraId="2D336E7A" w14:textId="179AB2A6" w:rsidR="005657D8" w:rsidRPr="003261F4" w:rsidRDefault="00C96AFC" w:rsidP="005B5D1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1944AA">
              <w:t>visualizz</w:t>
            </w:r>
            <w:r w:rsidR="00CE06CD">
              <w:t xml:space="preserve">a </w:t>
            </w:r>
            <w:r w:rsidR="003F5F52">
              <w:t>la segnalazione</w:t>
            </w:r>
            <w:r>
              <w:t xml:space="preserve"> in modo corretto.</w:t>
            </w:r>
          </w:p>
        </w:tc>
      </w:tr>
      <w:tr w:rsidR="005657D8" w:rsidRPr="003261F4" w14:paraId="150485B1" w14:textId="77777777" w:rsidTr="008442D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17C71F74" w14:textId="77777777" w:rsidR="005657D8" w:rsidRPr="003261F4" w:rsidRDefault="005657D8" w:rsidP="005B5D13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4D0E6F65" w14:textId="03B4ADFB" w:rsidR="005657D8" w:rsidRPr="003261F4" w:rsidRDefault="005657D8" w:rsidP="005B5D13">
            <w:r w:rsidRPr="003261F4">
              <w:t xml:space="preserve">                       On </w:t>
            </w:r>
            <w:r w:rsidR="00541DCF" w:rsidRPr="003261F4">
              <w:t>falere</w:t>
            </w:r>
          </w:p>
        </w:tc>
        <w:tc>
          <w:tcPr>
            <w:tcW w:w="6178" w:type="dxa"/>
            <w:gridSpan w:val="4"/>
          </w:tcPr>
          <w:p w14:paraId="3DD44FC1" w14:textId="5D1674C5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non </w:t>
            </w:r>
            <w:r w:rsidR="00CE06CD" w:rsidRPr="00CE06CD">
              <w:t xml:space="preserve">visualizza </w:t>
            </w:r>
            <w:r w:rsidR="00153430">
              <w:t>la segnalazione</w:t>
            </w:r>
            <w:r w:rsidR="00CE06CD" w:rsidRPr="00CE06CD">
              <w:t xml:space="preserve"> </w:t>
            </w:r>
            <w:r w:rsidR="00AB6B3E">
              <w:t>correttamente e visualizza un messaggio di errore.</w:t>
            </w:r>
          </w:p>
        </w:tc>
      </w:tr>
      <w:tr w:rsidR="005657D8" w:rsidRPr="003261F4" w14:paraId="0F8B7AD7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6989A453" w14:textId="77777777" w:rsidR="005657D8" w:rsidRPr="003261F4" w:rsidRDefault="005657D8" w:rsidP="005B5D13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6178" w:type="dxa"/>
            <w:gridSpan w:val="4"/>
          </w:tcPr>
          <w:p w14:paraId="6071F9DD" w14:textId="56A36846" w:rsidR="005657D8" w:rsidRPr="003261F4" w:rsidRDefault="004709DB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5657D8" w:rsidRPr="003261F4" w14:paraId="5E14B254" w14:textId="77777777" w:rsidTr="008442D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4F43EA1" w14:textId="77777777" w:rsidR="005657D8" w:rsidRPr="003261F4" w:rsidRDefault="005657D8" w:rsidP="005B5D13">
            <w:r w:rsidRPr="003261F4">
              <w:t>Frequenza stimata</w:t>
            </w:r>
          </w:p>
        </w:tc>
        <w:tc>
          <w:tcPr>
            <w:tcW w:w="6178" w:type="dxa"/>
            <w:gridSpan w:val="4"/>
          </w:tcPr>
          <w:p w14:paraId="59138CFD" w14:textId="399E8BB1" w:rsidR="005657D8" w:rsidRPr="003261F4" w:rsidRDefault="008A5E3E" w:rsidP="005B5D1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  <w:r w:rsidR="005657D8" w:rsidRPr="003261F4">
              <w:t xml:space="preserve"> usi/giorno</w:t>
            </w:r>
          </w:p>
        </w:tc>
      </w:tr>
      <w:tr w:rsidR="005657D8" w:rsidRPr="003261F4" w14:paraId="26900CA3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5B0A3A59" w14:textId="77777777" w:rsidR="005657D8" w:rsidRPr="003261F4" w:rsidRDefault="005657D8" w:rsidP="005B5D13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6178" w:type="dxa"/>
            <w:gridSpan w:val="4"/>
          </w:tcPr>
          <w:p w14:paraId="326D4F82" w14:textId="77777777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657D8" w:rsidRPr="003261F4" w14:paraId="587CC873" w14:textId="77777777" w:rsidTr="008442D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F419DF5" w14:textId="77777777" w:rsidR="005657D8" w:rsidRPr="003261F4" w:rsidRDefault="005657D8" w:rsidP="005B5D13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6178" w:type="dxa"/>
            <w:gridSpan w:val="4"/>
          </w:tcPr>
          <w:p w14:paraId="1355AA8E" w14:textId="77777777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5657D8" w:rsidRPr="003261F4" w14:paraId="4018ADD1" w14:textId="77777777" w:rsidTr="005B5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4622CCD4" w14:textId="77777777" w:rsidR="005657D8" w:rsidRPr="003261F4" w:rsidRDefault="005657D8" w:rsidP="005B5D13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5657D8" w:rsidRPr="003261F4" w14:paraId="37409649" w14:textId="77777777" w:rsidTr="00F34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0DD10BBD" w14:textId="77777777" w:rsidR="005657D8" w:rsidRPr="003261F4" w:rsidRDefault="005657D8" w:rsidP="005B5D13">
            <w:r w:rsidRPr="003261F4">
              <w:t>1</w:t>
            </w:r>
          </w:p>
        </w:tc>
        <w:tc>
          <w:tcPr>
            <w:tcW w:w="2150" w:type="dxa"/>
            <w:gridSpan w:val="2"/>
          </w:tcPr>
          <w:p w14:paraId="27BBF8D9" w14:textId="347FA566" w:rsidR="005657D8" w:rsidRPr="003261F4" w:rsidRDefault="00F34AE9" w:rsidP="005B5D13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Amministratore:</w:t>
            </w:r>
          </w:p>
        </w:tc>
        <w:tc>
          <w:tcPr>
            <w:tcW w:w="7170" w:type="dxa"/>
            <w:gridSpan w:val="5"/>
          </w:tcPr>
          <w:p w14:paraId="71467698" w14:textId="08427F2C" w:rsidR="005657D8" w:rsidRPr="003261F4" w:rsidRDefault="004709DB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Seleziona il comando per </w:t>
            </w:r>
            <w:r w:rsidR="009F6531">
              <w:t xml:space="preserve">visualizzare le </w:t>
            </w:r>
            <w:proofErr w:type="gramStart"/>
            <w:r w:rsidR="009F6531">
              <w:t>segnalazioni.</w:t>
            </w:r>
            <w:r w:rsidR="000248AE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"_MU_4_Homepage_–" </w:instrText>
            </w:r>
            <w:r w:rsidR="00890E40">
              <w:fldChar w:fldCharType="separate"/>
            </w:r>
            <w:r w:rsidR="000248AE" w:rsidRPr="000248AE">
              <w:rPr>
                <w:rStyle w:val="Collegamentoipertestuale"/>
              </w:rPr>
              <w:t>MU_4</w:t>
            </w:r>
            <w:r w:rsidR="00890E40">
              <w:rPr>
                <w:rStyle w:val="Collegamentoipertestuale"/>
              </w:rPr>
              <w:fldChar w:fldCharType="end"/>
            </w:r>
            <w:r w:rsidR="000248AE">
              <w:t>)</w:t>
            </w:r>
          </w:p>
        </w:tc>
      </w:tr>
      <w:tr w:rsidR="005657D8" w:rsidRPr="003261F4" w14:paraId="0A8C2F9D" w14:textId="77777777" w:rsidTr="00F34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3D24C1B" w14:textId="77777777" w:rsidR="005657D8" w:rsidRPr="003261F4" w:rsidRDefault="005657D8" w:rsidP="005B5D13">
            <w:r w:rsidRPr="003261F4">
              <w:t>2</w:t>
            </w:r>
          </w:p>
        </w:tc>
        <w:tc>
          <w:tcPr>
            <w:tcW w:w="2150" w:type="dxa"/>
            <w:gridSpan w:val="2"/>
          </w:tcPr>
          <w:p w14:paraId="75BE7CA0" w14:textId="77777777" w:rsidR="005657D8" w:rsidRPr="003261F4" w:rsidRDefault="005657D8" w:rsidP="005B5D13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170" w:type="dxa"/>
            <w:gridSpan w:val="5"/>
          </w:tcPr>
          <w:p w14:paraId="27BFF7A5" w14:textId="7CDF1DA4" w:rsidR="005657D8" w:rsidRPr="003261F4" w:rsidRDefault="005657D8" w:rsidP="005B5D13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DD3A31">
              <w:t>reindirizza l’amministratore</w:t>
            </w:r>
            <w:r w:rsidR="00467197">
              <w:t xml:space="preserve"> su una pagina con una lista di segnalazioni.</w:t>
            </w:r>
            <w:r w:rsidR="00D308E3" w:rsidRPr="003261F4">
              <w:t xml:space="preserve"> </w:t>
            </w:r>
          </w:p>
        </w:tc>
      </w:tr>
      <w:tr w:rsidR="005657D8" w:rsidRPr="003261F4" w14:paraId="68351E7A" w14:textId="77777777" w:rsidTr="00F34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F0B5621" w14:textId="77777777" w:rsidR="005657D8" w:rsidRPr="003261F4" w:rsidRDefault="005657D8" w:rsidP="005B5D13">
            <w:r w:rsidRPr="003261F4">
              <w:t>3</w:t>
            </w:r>
          </w:p>
        </w:tc>
        <w:tc>
          <w:tcPr>
            <w:tcW w:w="2150" w:type="dxa"/>
            <w:gridSpan w:val="2"/>
          </w:tcPr>
          <w:p w14:paraId="30F3FD64" w14:textId="508C52B9" w:rsidR="005657D8" w:rsidRPr="003261F4" w:rsidRDefault="00467197" w:rsidP="005B5D13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Amministratore:</w:t>
            </w:r>
          </w:p>
        </w:tc>
        <w:tc>
          <w:tcPr>
            <w:tcW w:w="7170" w:type="dxa"/>
            <w:gridSpan w:val="5"/>
          </w:tcPr>
          <w:p w14:paraId="1B4CB128" w14:textId="1BA81E36" w:rsidR="005657D8" w:rsidRPr="003261F4" w:rsidRDefault="001E70C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Seleziona un</w:t>
            </w:r>
            <w:r w:rsidR="00833170">
              <w:t>a</w:t>
            </w:r>
            <w:r>
              <w:t xml:space="preserve"> </w:t>
            </w:r>
            <w:proofErr w:type="gramStart"/>
            <w:r>
              <w:t>segnalazione</w:t>
            </w:r>
            <w:r w:rsidR="005657D8">
              <w:t>.</w:t>
            </w:r>
            <w:r w:rsidR="00E87B86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"_MU_16_Lista_Segnalazioni" </w:instrText>
            </w:r>
            <w:r w:rsidR="00890E40">
              <w:fldChar w:fldCharType="separate"/>
            </w:r>
            <w:r w:rsidR="00E87B86" w:rsidRPr="00D308E3">
              <w:rPr>
                <w:rStyle w:val="Collegamentoipertestuale"/>
              </w:rPr>
              <w:t>MU</w:t>
            </w:r>
            <w:r w:rsidR="00D308E3" w:rsidRPr="00D308E3">
              <w:rPr>
                <w:rStyle w:val="Collegamentoipertestuale"/>
              </w:rPr>
              <w:t>_16</w:t>
            </w:r>
            <w:r w:rsidR="00890E40">
              <w:rPr>
                <w:rStyle w:val="Collegamentoipertestuale"/>
              </w:rPr>
              <w:fldChar w:fldCharType="end"/>
            </w:r>
            <w:r w:rsidR="00D308E3">
              <w:t>)</w:t>
            </w:r>
          </w:p>
        </w:tc>
      </w:tr>
      <w:tr w:rsidR="005657D8" w:rsidRPr="003261F4" w14:paraId="5ED346A2" w14:textId="77777777" w:rsidTr="00F34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58DF0B15" w14:textId="77777777" w:rsidR="005657D8" w:rsidRPr="003261F4" w:rsidRDefault="005657D8" w:rsidP="005B5D13">
            <w:r w:rsidRPr="003261F4">
              <w:t>4</w:t>
            </w:r>
          </w:p>
        </w:tc>
        <w:tc>
          <w:tcPr>
            <w:tcW w:w="2150" w:type="dxa"/>
            <w:gridSpan w:val="2"/>
          </w:tcPr>
          <w:p w14:paraId="7FB8F985" w14:textId="77777777" w:rsidR="005657D8" w:rsidRPr="003261F4" w:rsidRDefault="005657D8" w:rsidP="005B5D13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Sistema:</w:t>
            </w:r>
          </w:p>
        </w:tc>
        <w:tc>
          <w:tcPr>
            <w:tcW w:w="7170" w:type="dxa"/>
            <w:gridSpan w:val="5"/>
          </w:tcPr>
          <w:p w14:paraId="7753A44E" w14:textId="432434A2" w:rsidR="005657D8" w:rsidRPr="003261F4" w:rsidRDefault="00833170" w:rsidP="001E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Restituisce</w:t>
            </w:r>
            <w:r w:rsidR="001E70C8">
              <w:t xml:space="preserve"> i dettagli della segnalazione </w:t>
            </w:r>
            <w:proofErr w:type="gramStart"/>
            <w:r>
              <w:t>selezionata.</w:t>
            </w:r>
            <w:r w:rsidR="0057562E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"_MU_17_Dettagli_segnalazione" </w:instrText>
            </w:r>
            <w:r w:rsidR="00890E40">
              <w:fldChar w:fldCharType="separate"/>
            </w:r>
            <w:r w:rsidR="0057562E" w:rsidRPr="0057562E">
              <w:rPr>
                <w:rStyle w:val="Collegamentoipertestuale"/>
              </w:rPr>
              <w:t>MU_17</w:t>
            </w:r>
            <w:r w:rsidR="00890E40">
              <w:rPr>
                <w:rStyle w:val="Collegamentoipertestuale"/>
              </w:rPr>
              <w:fldChar w:fldCharType="end"/>
            </w:r>
            <w:r w:rsidR="0057562E">
              <w:t>)</w:t>
            </w:r>
          </w:p>
        </w:tc>
      </w:tr>
      <w:tr w:rsidR="005657D8" w:rsidRPr="003261F4" w14:paraId="688220F4" w14:textId="77777777" w:rsidTr="005B5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EE3E983" w14:textId="77777777" w:rsidR="005657D8" w:rsidRPr="003261F4" w:rsidRDefault="005657D8" w:rsidP="005B5D13"/>
        </w:tc>
      </w:tr>
      <w:tr w:rsidR="005657D8" w:rsidRPr="003261F4" w14:paraId="51F01E7A" w14:textId="77777777" w:rsidTr="005B5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3370CBA" w14:textId="52DC0BC9" w:rsidR="005657D8" w:rsidRPr="003261F4" w:rsidRDefault="005657D8" w:rsidP="005B5D13">
            <w:r w:rsidRPr="003261F4">
              <w:t xml:space="preserve">Scenario/Flusso di eventi </w:t>
            </w:r>
            <w:r w:rsidR="00EE12C2">
              <w:t>a</w:t>
            </w:r>
            <w:r w:rsidRPr="003261F4">
              <w:t xml:space="preserve">lternativo: </w:t>
            </w:r>
            <w:r w:rsidR="005E7900">
              <w:t>Nessuna segnalazione presente.</w:t>
            </w:r>
          </w:p>
        </w:tc>
      </w:tr>
      <w:tr w:rsidR="005657D8" w:rsidRPr="003261F4" w14:paraId="7998D411" w14:textId="77777777" w:rsidTr="00844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3CDFF2C" w14:textId="3FDB1B94" w:rsidR="005657D8" w:rsidRPr="003261F4" w:rsidRDefault="001354F4" w:rsidP="005B5D13">
            <w:r>
              <w:t>2</w:t>
            </w:r>
            <w:r w:rsidR="005657D8" w:rsidRPr="003261F4">
              <w:t>.a1</w:t>
            </w:r>
          </w:p>
        </w:tc>
        <w:tc>
          <w:tcPr>
            <w:tcW w:w="2307" w:type="dxa"/>
            <w:gridSpan w:val="2"/>
          </w:tcPr>
          <w:p w14:paraId="10C2EE17" w14:textId="77777777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21349730" w14:textId="581A92FD" w:rsidR="005657D8" w:rsidRPr="003261F4" w:rsidRDefault="008442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un messaggio che comunica l’assenza di segnalazioni.</w:t>
            </w:r>
          </w:p>
        </w:tc>
      </w:tr>
      <w:tr w:rsidR="008442D8" w:rsidRPr="003261F4" w14:paraId="14FA14E1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4F51B1C0" w14:textId="309AC688" w:rsidR="008442D8" w:rsidRDefault="008442D8" w:rsidP="005B5D13">
            <w:r>
              <w:lastRenderedPageBreak/>
              <w:t>2.a2</w:t>
            </w:r>
          </w:p>
        </w:tc>
        <w:tc>
          <w:tcPr>
            <w:tcW w:w="2307" w:type="dxa"/>
            <w:gridSpan w:val="2"/>
          </w:tcPr>
          <w:p w14:paraId="0C1CF5E2" w14:textId="7AA1079C" w:rsidR="008442D8" w:rsidRPr="003261F4" w:rsidRDefault="008442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Amministratore:</w:t>
            </w:r>
          </w:p>
        </w:tc>
        <w:tc>
          <w:tcPr>
            <w:tcW w:w="6178" w:type="dxa"/>
            <w:gridSpan w:val="4"/>
          </w:tcPr>
          <w:p w14:paraId="4E119E7E" w14:textId="13AD9F8B" w:rsidR="008442D8" w:rsidRDefault="008442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Chiude la</w:t>
            </w:r>
            <w:r w:rsidR="005E7900">
              <w:t xml:space="preserve"> pagina.</w:t>
            </w:r>
          </w:p>
        </w:tc>
      </w:tr>
      <w:tr w:rsidR="005657D8" w:rsidRPr="003261F4" w14:paraId="7C4F42E5" w14:textId="77777777" w:rsidTr="005B5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347B6144" w14:textId="23939E91" w:rsidR="005657D8" w:rsidRPr="003261F4" w:rsidRDefault="005657D8" w:rsidP="005B5D13">
            <w:r w:rsidRPr="003261F4">
              <w:t xml:space="preserve">Scenario/Flusso di eventi di ERRORE: </w:t>
            </w:r>
            <w:r w:rsidR="00E745B2">
              <w:t>I</w:t>
            </w:r>
            <w:r w:rsidR="00402615">
              <w:t xml:space="preserve">l </w:t>
            </w:r>
            <w:r w:rsidRPr="003261F4">
              <w:t xml:space="preserve">sistema non </w:t>
            </w:r>
            <w:r w:rsidR="00B1467E">
              <w:t>riesce a visualizzare la lista di segnalazioni.</w:t>
            </w:r>
          </w:p>
        </w:tc>
      </w:tr>
      <w:tr w:rsidR="008E0F02" w:rsidRPr="003261F4" w14:paraId="26C27B4D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7C63931" w14:textId="010F3942" w:rsidR="005657D8" w:rsidRPr="003261F4" w:rsidRDefault="0036326F" w:rsidP="005B5D13">
            <w:r>
              <w:t>2</w:t>
            </w:r>
            <w:r w:rsidR="005657D8" w:rsidRPr="003261F4">
              <w:t>.1</w:t>
            </w:r>
          </w:p>
        </w:tc>
        <w:tc>
          <w:tcPr>
            <w:tcW w:w="2307" w:type="dxa"/>
            <w:gridSpan w:val="2"/>
          </w:tcPr>
          <w:p w14:paraId="5A8CB2CA" w14:textId="77777777" w:rsidR="005657D8" w:rsidRPr="003261F4" w:rsidRDefault="005657D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62B3CCBE" w14:textId="68806820" w:rsidR="005657D8" w:rsidRPr="003261F4" w:rsidRDefault="008933EE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un messaggio di errore e</w:t>
            </w:r>
            <w:r w:rsidR="003A462B">
              <w:t xml:space="preserve">d invita </w:t>
            </w:r>
            <w:r w:rsidR="001A5519">
              <w:t>a riprovare più tardi.</w:t>
            </w:r>
          </w:p>
        </w:tc>
      </w:tr>
      <w:tr w:rsidR="008E0F02" w:rsidRPr="003261F4" w14:paraId="4E176360" w14:textId="77777777" w:rsidTr="008442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0E01107E" w14:textId="1D23C7FA" w:rsidR="005657D8" w:rsidRPr="003261F4" w:rsidRDefault="00EE193D" w:rsidP="005B5D13">
            <w:r>
              <w:t>2</w:t>
            </w:r>
            <w:r w:rsidR="005657D8" w:rsidRPr="003261F4">
              <w:t>.2</w:t>
            </w:r>
          </w:p>
        </w:tc>
        <w:tc>
          <w:tcPr>
            <w:tcW w:w="2307" w:type="dxa"/>
            <w:gridSpan w:val="2"/>
          </w:tcPr>
          <w:p w14:paraId="59E26B3E" w14:textId="77777777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5E390F93" w14:textId="6A049205" w:rsidR="005657D8" w:rsidRPr="003261F4" w:rsidRDefault="005657D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396568" w:rsidRPr="003261F4" w14:paraId="5B599499" w14:textId="77777777" w:rsidTr="005B5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BD4BCBD" w14:textId="39C57B1E" w:rsidR="00396568" w:rsidRPr="003261F4" w:rsidRDefault="00396568" w:rsidP="005B5D13">
            <w:r w:rsidRPr="003261F4">
              <w:t xml:space="preserve">Scenario/Flusso di eventi di ERRORE: </w:t>
            </w:r>
            <w:r w:rsidR="00B1467E">
              <w:t>Il sistema non riesce a visualizzare i dettagli del</w:t>
            </w:r>
            <w:r w:rsidR="008E2DA9">
              <w:t>la segnalazione selezionata.</w:t>
            </w:r>
          </w:p>
        </w:tc>
      </w:tr>
      <w:tr w:rsidR="00396568" w:rsidRPr="003261F4" w14:paraId="400F4AFA" w14:textId="77777777" w:rsidTr="005B5D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6A687D4" w14:textId="354D16BA" w:rsidR="00396568" w:rsidRPr="003261F4" w:rsidRDefault="00EE193D" w:rsidP="005B5D13">
            <w:r>
              <w:t>4</w:t>
            </w:r>
            <w:r w:rsidR="00396568" w:rsidRPr="003261F4">
              <w:t>.1</w:t>
            </w:r>
          </w:p>
        </w:tc>
        <w:tc>
          <w:tcPr>
            <w:tcW w:w="2307" w:type="dxa"/>
            <w:gridSpan w:val="2"/>
          </w:tcPr>
          <w:p w14:paraId="0DB5861E" w14:textId="77777777" w:rsidR="00396568" w:rsidRPr="003261F4" w:rsidRDefault="00396568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07E6E5EC" w14:textId="7D7D7C42" w:rsidR="00396568" w:rsidRPr="003261F4" w:rsidRDefault="00EE193D" w:rsidP="005B5D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</w:t>
            </w:r>
            <w:r w:rsidR="00005302">
              <w:t xml:space="preserve"> un messaggio di errore ed invita a riprovare più tardi</w:t>
            </w:r>
          </w:p>
        </w:tc>
      </w:tr>
      <w:tr w:rsidR="00396568" w:rsidRPr="003261F4" w14:paraId="09AF84F6" w14:textId="77777777" w:rsidTr="005B5D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25BC3429" w14:textId="4C39D90C" w:rsidR="00396568" w:rsidRPr="003261F4" w:rsidRDefault="00C55F64" w:rsidP="005B5D13">
            <w:r>
              <w:t>4</w:t>
            </w:r>
            <w:r w:rsidR="00396568" w:rsidRPr="003261F4">
              <w:t>.2</w:t>
            </w:r>
          </w:p>
        </w:tc>
        <w:tc>
          <w:tcPr>
            <w:tcW w:w="2307" w:type="dxa"/>
            <w:gridSpan w:val="2"/>
          </w:tcPr>
          <w:p w14:paraId="4029CC7B" w14:textId="77777777" w:rsidR="00396568" w:rsidRPr="003261F4" w:rsidRDefault="0039656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1E965E62" w14:textId="77777777" w:rsidR="00396568" w:rsidRPr="003261F4" w:rsidRDefault="00396568" w:rsidP="005B5D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396568" w:rsidRPr="003261F4" w14:paraId="1ED54BE0" w14:textId="77777777" w:rsidTr="00190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0C1BBAAE" w14:textId="77777777" w:rsidR="00396568" w:rsidRPr="003261F4" w:rsidRDefault="00396568" w:rsidP="005B5D13"/>
        </w:tc>
      </w:tr>
      <w:tr w:rsidR="00396568" w:rsidRPr="003261F4" w14:paraId="7CB4FBBE" w14:textId="77777777" w:rsidTr="00844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5F1D7CB" w14:textId="77777777" w:rsidR="005657D8" w:rsidRPr="003261F4" w:rsidRDefault="005657D8" w:rsidP="005B5D13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6178" w:type="dxa"/>
            <w:gridSpan w:val="4"/>
          </w:tcPr>
          <w:p w14:paraId="59F08F44" w14:textId="77777777" w:rsidR="005657D8" w:rsidRPr="003261F4" w:rsidRDefault="005657D8" w:rsidP="005B5D1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>NA</w:t>
            </w:r>
          </w:p>
        </w:tc>
      </w:tr>
    </w:tbl>
    <w:p w14:paraId="0B8E6068" w14:textId="77777777" w:rsidR="005657D8" w:rsidRDefault="005657D8" w:rsidP="00714C18"/>
    <w:p w14:paraId="3E206BAF" w14:textId="7BA454C2" w:rsidR="00464498" w:rsidRDefault="005C0C65" w:rsidP="005C0C65">
      <w:pPr>
        <w:pStyle w:val="Titolo5"/>
      </w:pPr>
      <w:r w:rsidRPr="005C0C65">
        <w:t>UC_GAM2</w:t>
      </w:r>
      <w:r>
        <w:t xml:space="preserve"> Chiusura segnalazione</w:t>
      </w:r>
    </w:p>
    <w:tbl>
      <w:tblPr>
        <w:tblStyle w:val="Tabellagriglia4-colore1"/>
        <w:tblW w:w="985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1315"/>
        <w:gridCol w:w="992"/>
        <w:gridCol w:w="2665"/>
        <w:gridCol w:w="1756"/>
        <w:gridCol w:w="9"/>
        <w:gridCol w:w="1748"/>
      </w:tblGrid>
      <w:tr w:rsidR="00464498" w:rsidRPr="003261F4" w14:paraId="3606CCA2" w14:textId="77777777" w:rsidTr="009162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 w:val="restart"/>
          </w:tcPr>
          <w:p w14:paraId="45347F44" w14:textId="77777777" w:rsidR="00464498" w:rsidRPr="003261F4" w:rsidRDefault="00464498" w:rsidP="00916201">
            <w:pPr>
              <w:rPr>
                <w:b w:val="0"/>
                <w:bCs w:val="0"/>
              </w:rPr>
            </w:pPr>
            <w:r w:rsidRPr="003261F4">
              <w:t>Identificativo</w:t>
            </w:r>
          </w:p>
          <w:p w14:paraId="0A033F4E" w14:textId="192EE2B5" w:rsidR="00464498" w:rsidRPr="003261F4" w:rsidRDefault="00464498" w:rsidP="00916201">
            <w:pPr>
              <w:rPr>
                <w:b w:val="0"/>
                <w:bCs w:val="0"/>
              </w:rPr>
            </w:pPr>
            <w:r w:rsidRPr="003261F4">
              <w:rPr>
                <w:i/>
                <w:iCs/>
              </w:rPr>
              <w:t>UC_G</w:t>
            </w:r>
            <w:r>
              <w:rPr>
                <w:i/>
                <w:iCs/>
              </w:rPr>
              <w:t>AM</w:t>
            </w:r>
            <w:r w:rsidR="0093469D">
              <w:rPr>
                <w:i/>
                <w:iCs/>
              </w:rPr>
              <w:t>2</w:t>
            </w:r>
          </w:p>
        </w:tc>
        <w:tc>
          <w:tcPr>
            <w:tcW w:w="2665" w:type="dxa"/>
            <w:vMerge w:val="restart"/>
          </w:tcPr>
          <w:p w14:paraId="39A04085" w14:textId="77777777" w:rsidR="00464498" w:rsidRPr="003261F4" w:rsidRDefault="00464498" w:rsidP="00916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>
              <w:rPr>
                <w:i/>
                <w:iCs/>
              </w:rPr>
              <w:t>Chiusura segnalazione</w:t>
            </w:r>
          </w:p>
        </w:tc>
        <w:tc>
          <w:tcPr>
            <w:tcW w:w="1765" w:type="dxa"/>
            <w:gridSpan w:val="2"/>
          </w:tcPr>
          <w:p w14:paraId="53D7F619" w14:textId="77777777" w:rsidR="00464498" w:rsidRPr="003261F4" w:rsidRDefault="00464498" w:rsidP="00916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3261F4">
              <w:rPr>
                <w:i/>
                <w:iCs/>
              </w:rPr>
              <w:t>Data</w:t>
            </w:r>
          </w:p>
        </w:tc>
        <w:tc>
          <w:tcPr>
            <w:tcW w:w="1748" w:type="dxa"/>
          </w:tcPr>
          <w:p w14:paraId="1F08F75F" w14:textId="495C0D49" w:rsidR="00464498" w:rsidRPr="003261F4" w:rsidRDefault="00ED50E2" w:rsidP="00916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i/>
                <w:iCs/>
              </w:rPr>
            </w:pPr>
            <w:r w:rsidRPr="00ED50E2">
              <w:rPr>
                <w:i/>
                <w:iCs/>
              </w:rPr>
              <w:t>13/01/2022</w:t>
            </w:r>
          </w:p>
        </w:tc>
      </w:tr>
      <w:tr w:rsidR="00464498" w:rsidRPr="003261F4" w14:paraId="376B6638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/>
          </w:tcPr>
          <w:p w14:paraId="3DE52384" w14:textId="77777777" w:rsidR="00464498" w:rsidRPr="003261F4" w:rsidRDefault="00464498" w:rsidP="00916201"/>
        </w:tc>
        <w:tc>
          <w:tcPr>
            <w:tcW w:w="2665" w:type="dxa"/>
            <w:vMerge/>
          </w:tcPr>
          <w:p w14:paraId="1A904F6E" w14:textId="77777777" w:rsidR="00464498" w:rsidRPr="003261F4" w:rsidRDefault="00464498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2D43E596" w14:textId="77777777" w:rsidR="00464498" w:rsidRPr="003261F4" w:rsidRDefault="00464498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proofErr w:type="spellStart"/>
            <w:r w:rsidRPr="003261F4">
              <w:rPr>
                <w:bCs/>
                <w:i/>
                <w:iCs/>
              </w:rPr>
              <w:t>Vers</w:t>
            </w:r>
            <w:proofErr w:type="spellEnd"/>
            <w:r w:rsidRPr="003261F4">
              <w:rPr>
                <w:bCs/>
                <w:i/>
                <w:iCs/>
              </w:rPr>
              <w:t>.</w:t>
            </w:r>
          </w:p>
        </w:tc>
        <w:tc>
          <w:tcPr>
            <w:tcW w:w="1757" w:type="dxa"/>
            <w:gridSpan w:val="2"/>
          </w:tcPr>
          <w:p w14:paraId="20CB6EEE" w14:textId="2881CBDF" w:rsidR="00464498" w:rsidRPr="003261F4" w:rsidRDefault="00EE56BA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0.1</w:t>
            </w:r>
          </w:p>
        </w:tc>
      </w:tr>
      <w:tr w:rsidR="00464498" w:rsidRPr="003261F4" w14:paraId="7BF4BAD3" w14:textId="77777777" w:rsidTr="00916201">
        <w:trPr>
          <w:trHeight w:val="1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  <w:vMerge/>
          </w:tcPr>
          <w:p w14:paraId="2E3D504E" w14:textId="77777777" w:rsidR="00464498" w:rsidRPr="003261F4" w:rsidRDefault="00464498" w:rsidP="00916201"/>
        </w:tc>
        <w:tc>
          <w:tcPr>
            <w:tcW w:w="2665" w:type="dxa"/>
            <w:vMerge/>
          </w:tcPr>
          <w:p w14:paraId="013E91A3" w14:textId="77777777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</w:p>
        </w:tc>
        <w:tc>
          <w:tcPr>
            <w:tcW w:w="1756" w:type="dxa"/>
          </w:tcPr>
          <w:p w14:paraId="5865D0C3" w14:textId="77777777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>Autore</w:t>
            </w:r>
          </w:p>
        </w:tc>
        <w:tc>
          <w:tcPr>
            <w:tcW w:w="1757" w:type="dxa"/>
            <w:gridSpan w:val="2"/>
          </w:tcPr>
          <w:p w14:paraId="5506ABAC" w14:textId="77777777" w:rsidR="00464498" w:rsidRPr="003261F4" w:rsidRDefault="00464498" w:rsidP="009162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i/>
                <w:iCs/>
              </w:rPr>
            </w:pPr>
            <w:r>
              <w:rPr>
                <w:i/>
                <w:iCs/>
              </w:rPr>
              <w:t>De Palma Marco</w:t>
            </w:r>
          </w:p>
        </w:tc>
      </w:tr>
      <w:tr w:rsidR="00464498" w:rsidRPr="003261F4" w14:paraId="46F9C3DF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6B02C95" w14:textId="77777777" w:rsidR="00464498" w:rsidRPr="003261F4" w:rsidRDefault="00464498" w:rsidP="00916201">
            <w:r w:rsidRPr="003261F4">
              <w:t>Descrizione</w:t>
            </w:r>
          </w:p>
        </w:tc>
        <w:tc>
          <w:tcPr>
            <w:tcW w:w="6178" w:type="dxa"/>
            <w:gridSpan w:val="4"/>
          </w:tcPr>
          <w:p w14:paraId="5FAB3AC0" w14:textId="77777777" w:rsidR="00464498" w:rsidRPr="003261F4" w:rsidRDefault="00464498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i/>
                <w:iCs/>
              </w:rPr>
            </w:pPr>
            <w:r w:rsidRPr="003261F4">
              <w:rPr>
                <w:bCs/>
                <w:i/>
                <w:iCs/>
              </w:rPr>
              <w:t xml:space="preserve">Lo UC </w:t>
            </w:r>
            <w:r>
              <w:rPr>
                <w:bCs/>
                <w:i/>
                <w:iCs/>
              </w:rPr>
              <w:t>consente la chiusura di una segnalazione da parte dell’amministratore.</w:t>
            </w:r>
          </w:p>
        </w:tc>
      </w:tr>
      <w:tr w:rsidR="00464498" w:rsidRPr="003261F4" w14:paraId="005231F6" w14:textId="77777777" w:rsidTr="009162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6DC1FF8" w14:textId="77777777" w:rsidR="00464498" w:rsidRPr="003261F4" w:rsidRDefault="00464498" w:rsidP="00916201">
            <w:r w:rsidRPr="003261F4">
              <w:t>Attore Principale</w:t>
            </w:r>
          </w:p>
        </w:tc>
        <w:tc>
          <w:tcPr>
            <w:tcW w:w="6178" w:type="dxa"/>
            <w:gridSpan w:val="4"/>
          </w:tcPr>
          <w:p w14:paraId="75C364C0" w14:textId="77777777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Amministratore</w:t>
            </w:r>
          </w:p>
          <w:p w14:paraId="63FD1D19" w14:textId="374AF913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261F4">
              <w:rPr>
                <w:bCs/>
              </w:rPr>
              <w:t>E’</w:t>
            </w:r>
            <w:proofErr w:type="gramEnd"/>
            <w:r w:rsidRPr="003261F4">
              <w:rPr>
                <w:bCs/>
              </w:rPr>
              <w:t xml:space="preserve"> interessato </w:t>
            </w:r>
            <w:r>
              <w:t xml:space="preserve">a </w:t>
            </w:r>
            <w:r w:rsidR="00021BD4">
              <w:t>chiudere</w:t>
            </w:r>
            <w:r>
              <w:t xml:space="preserve"> una segnalazione</w:t>
            </w:r>
            <w:r w:rsidR="00021BD4">
              <w:t>.</w:t>
            </w:r>
          </w:p>
        </w:tc>
      </w:tr>
      <w:tr w:rsidR="00464498" w:rsidRPr="003261F4" w14:paraId="49975F10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6C5350BA" w14:textId="77777777" w:rsidR="00464498" w:rsidRPr="003261F4" w:rsidRDefault="00464498" w:rsidP="00916201">
            <w:r w:rsidRPr="003261F4">
              <w:t>Attori secondari</w:t>
            </w:r>
          </w:p>
        </w:tc>
        <w:tc>
          <w:tcPr>
            <w:tcW w:w="6178" w:type="dxa"/>
            <w:gridSpan w:val="4"/>
          </w:tcPr>
          <w:p w14:paraId="534CEFC6" w14:textId="77777777" w:rsidR="00464498" w:rsidRPr="003261F4" w:rsidRDefault="00464498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464498" w:rsidRPr="003261F4" w14:paraId="7EE5307A" w14:textId="77777777" w:rsidTr="009162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4F26C460" w14:textId="77777777" w:rsidR="00464498" w:rsidRPr="003261F4" w:rsidRDefault="00464498" w:rsidP="00916201">
            <w:r w:rsidRPr="003261F4">
              <w:lastRenderedPageBreak/>
              <w:t xml:space="preserve">Entry </w:t>
            </w:r>
            <w:proofErr w:type="spellStart"/>
            <w:r w:rsidRPr="003261F4">
              <w:t>Condition</w:t>
            </w:r>
            <w:proofErr w:type="spellEnd"/>
          </w:p>
        </w:tc>
        <w:tc>
          <w:tcPr>
            <w:tcW w:w="6178" w:type="dxa"/>
            <w:gridSpan w:val="4"/>
          </w:tcPr>
          <w:p w14:paraId="1D486F5E" w14:textId="53FD50DF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 effettuato l’accesso come amministratore</w:t>
            </w:r>
            <w:r w:rsidR="00311648">
              <w:t xml:space="preserve"> e trovarsi nella pagina della segnalazione</w:t>
            </w:r>
            <w:r>
              <w:t>.</w:t>
            </w:r>
          </w:p>
        </w:tc>
      </w:tr>
      <w:tr w:rsidR="00464498" w:rsidRPr="003261F4" w14:paraId="16AA6800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3981B587" w14:textId="77777777" w:rsidR="00464498" w:rsidRPr="003261F4" w:rsidRDefault="00464498" w:rsidP="00916201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401DC39A" w14:textId="77777777" w:rsidR="00464498" w:rsidRPr="003261F4" w:rsidRDefault="00464498" w:rsidP="00916201">
            <w:r w:rsidRPr="003261F4">
              <w:t xml:space="preserve">                       On success</w:t>
            </w:r>
          </w:p>
        </w:tc>
        <w:tc>
          <w:tcPr>
            <w:tcW w:w="6178" w:type="dxa"/>
            <w:gridSpan w:val="4"/>
          </w:tcPr>
          <w:p w14:paraId="50E5B054" w14:textId="77777777" w:rsidR="00464498" w:rsidRPr="003261F4" w:rsidRDefault="00464498" w:rsidP="0091620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chiude la segnalazione in modo corretto.</w:t>
            </w:r>
          </w:p>
        </w:tc>
      </w:tr>
      <w:tr w:rsidR="00464498" w:rsidRPr="003261F4" w14:paraId="132765A2" w14:textId="77777777" w:rsidTr="009162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2264878B" w14:textId="77777777" w:rsidR="00464498" w:rsidRPr="003261F4" w:rsidRDefault="00464498" w:rsidP="00916201">
            <w:r w:rsidRPr="003261F4">
              <w:t xml:space="preserve">Exit </w:t>
            </w:r>
            <w:proofErr w:type="spellStart"/>
            <w:r w:rsidRPr="003261F4">
              <w:t>condition</w:t>
            </w:r>
            <w:proofErr w:type="spellEnd"/>
          </w:p>
          <w:p w14:paraId="05B0942D" w14:textId="77777777" w:rsidR="00464498" w:rsidRPr="003261F4" w:rsidRDefault="00464498" w:rsidP="00916201">
            <w:r w:rsidRPr="003261F4">
              <w:t xml:space="preserve">                       On falere</w:t>
            </w:r>
          </w:p>
        </w:tc>
        <w:tc>
          <w:tcPr>
            <w:tcW w:w="6178" w:type="dxa"/>
            <w:gridSpan w:val="4"/>
          </w:tcPr>
          <w:p w14:paraId="62312A0F" w14:textId="77777777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non chiude la segnalazione correttamente e visualizza un messaggio di errore.</w:t>
            </w:r>
          </w:p>
        </w:tc>
      </w:tr>
      <w:tr w:rsidR="00464498" w:rsidRPr="003261F4" w14:paraId="72651006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6972A5B5" w14:textId="77777777" w:rsidR="00464498" w:rsidRPr="003261F4" w:rsidRDefault="00464498" w:rsidP="00916201">
            <w:r w:rsidRPr="003261F4">
              <w:t xml:space="preserve">Rilevanza/User </w:t>
            </w:r>
            <w:proofErr w:type="spellStart"/>
            <w:r w:rsidRPr="003261F4">
              <w:t>Priority</w:t>
            </w:r>
            <w:proofErr w:type="spellEnd"/>
          </w:p>
        </w:tc>
        <w:tc>
          <w:tcPr>
            <w:tcW w:w="6178" w:type="dxa"/>
            <w:gridSpan w:val="4"/>
          </w:tcPr>
          <w:p w14:paraId="6E4BF0E2" w14:textId="31943B48" w:rsidR="00464498" w:rsidRPr="003261F4" w:rsidRDefault="0059540A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Elevata</w:t>
            </w:r>
          </w:p>
        </w:tc>
      </w:tr>
      <w:tr w:rsidR="00464498" w:rsidRPr="003261F4" w14:paraId="20085B71" w14:textId="77777777" w:rsidTr="009162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2A24B52F" w14:textId="77777777" w:rsidR="00464498" w:rsidRPr="003261F4" w:rsidRDefault="00464498" w:rsidP="00916201">
            <w:r w:rsidRPr="003261F4">
              <w:t>Frequenza stimata</w:t>
            </w:r>
          </w:p>
        </w:tc>
        <w:tc>
          <w:tcPr>
            <w:tcW w:w="6178" w:type="dxa"/>
            <w:gridSpan w:val="4"/>
          </w:tcPr>
          <w:p w14:paraId="5D47A16B" w14:textId="33593D73" w:rsidR="00464498" w:rsidRPr="003261F4" w:rsidRDefault="008A5E3E" w:rsidP="0091620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  <w:r w:rsidR="009357AF">
              <w:t xml:space="preserve"> </w:t>
            </w:r>
            <w:r w:rsidR="00464498" w:rsidRPr="003261F4">
              <w:t>usi/giorno</w:t>
            </w:r>
          </w:p>
        </w:tc>
      </w:tr>
      <w:tr w:rsidR="00464498" w:rsidRPr="003261F4" w14:paraId="30216E99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BA8C228" w14:textId="77777777" w:rsidR="00464498" w:rsidRPr="003261F4" w:rsidRDefault="00464498" w:rsidP="00916201">
            <w:pPr>
              <w:rPr>
                <w:rFonts w:ascii="Calibri" w:eastAsia="Calibri" w:hAnsi="Calibri" w:cs="Times New Roman"/>
              </w:rPr>
            </w:pPr>
            <w:r w:rsidRPr="003261F4">
              <w:rPr>
                <w:rFonts w:ascii="Calibri" w:eastAsia="Calibri" w:hAnsi="Calibri" w:cs="Times New Roman"/>
              </w:rPr>
              <w:t>Extension point</w:t>
            </w:r>
          </w:p>
        </w:tc>
        <w:tc>
          <w:tcPr>
            <w:tcW w:w="6178" w:type="dxa"/>
            <w:gridSpan w:val="4"/>
          </w:tcPr>
          <w:p w14:paraId="142D7D02" w14:textId="77777777" w:rsidR="00464498" w:rsidRPr="003261F4" w:rsidRDefault="00464498" w:rsidP="009162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464498" w:rsidRPr="003261F4" w14:paraId="74577836" w14:textId="77777777" w:rsidTr="0091620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0D9CB841" w14:textId="77777777" w:rsidR="00464498" w:rsidRPr="003261F4" w:rsidRDefault="00464498" w:rsidP="00916201">
            <w:pPr>
              <w:rPr>
                <w:rFonts w:ascii="Calibri" w:eastAsia="Calibri" w:hAnsi="Calibri" w:cs="Times New Roman"/>
              </w:rPr>
            </w:pPr>
            <w:proofErr w:type="spellStart"/>
            <w:r w:rsidRPr="003261F4">
              <w:rPr>
                <w:rFonts w:ascii="Calibri" w:eastAsia="Calibri" w:hAnsi="Calibri" w:cs="Times New Roman"/>
              </w:rPr>
              <w:t>Generalization</w:t>
            </w:r>
            <w:proofErr w:type="spellEnd"/>
            <w:r w:rsidRPr="003261F4">
              <w:rPr>
                <w:rFonts w:ascii="Calibri" w:eastAsia="Calibri" w:hAnsi="Calibri" w:cs="Times New Roman"/>
              </w:rPr>
              <w:t xml:space="preserve"> of</w:t>
            </w:r>
          </w:p>
        </w:tc>
        <w:tc>
          <w:tcPr>
            <w:tcW w:w="6178" w:type="dxa"/>
            <w:gridSpan w:val="4"/>
          </w:tcPr>
          <w:p w14:paraId="505552D4" w14:textId="77777777" w:rsidR="00464498" w:rsidRPr="003261F4" w:rsidRDefault="00464498" w:rsidP="00916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261F4">
              <w:rPr>
                <w:bCs/>
              </w:rPr>
              <w:t>NA</w:t>
            </w:r>
          </w:p>
        </w:tc>
      </w:tr>
      <w:tr w:rsidR="00464498" w:rsidRPr="003261F4" w14:paraId="07A75B7D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5AABB0B8" w14:textId="77777777" w:rsidR="00464498" w:rsidRPr="003261F4" w:rsidRDefault="00464498" w:rsidP="00916201">
            <w:pPr>
              <w:jc w:val="center"/>
              <w:rPr>
                <w:caps/>
              </w:rPr>
            </w:pPr>
            <w:r w:rsidRPr="003261F4">
              <w:rPr>
                <w:caps/>
              </w:rPr>
              <w:t>Flusso di Eventi Principale/Main Scenario</w:t>
            </w:r>
          </w:p>
        </w:tc>
      </w:tr>
      <w:tr w:rsidR="00453D99" w:rsidRPr="003261F4" w14:paraId="1127BA95" w14:textId="77777777" w:rsidTr="00916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40B64D7F" w14:textId="5B413828" w:rsidR="00453D99" w:rsidRPr="003261F4" w:rsidRDefault="003E427B" w:rsidP="00453D99">
            <w:r>
              <w:t>1</w:t>
            </w:r>
          </w:p>
        </w:tc>
        <w:tc>
          <w:tcPr>
            <w:tcW w:w="2150" w:type="dxa"/>
            <w:gridSpan w:val="2"/>
          </w:tcPr>
          <w:p w14:paraId="2CC7D06A" w14:textId="77777777" w:rsidR="00453D99" w:rsidRPr="003261F4" w:rsidRDefault="00453D99" w:rsidP="00453D99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Amministratore:</w:t>
            </w:r>
          </w:p>
        </w:tc>
        <w:tc>
          <w:tcPr>
            <w:tcW w:w="7170" w:type="dxa"/>
            <w:gridSpan w:val="5"/>
          </w:tcPr>
          <w:p w14:paraId="08932CBB" w14:textId="4267A4E9" w:rsidR="00453D99" w:rsidRPr="003261F4" w:rsidRDefault="00453D99" w:rsidP="00453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Seleziona il comando per chiudere la </w:t>
            </w:r>
            <w:proofErr w:type="gramStart"/>
            <w:r>
              <w:t>segnalazione.</w:t>
            </w:r>
            <w:r w:rsidR="006A074F">
              <w:t>(</w:t>
            </w:r>
            <w:proofErr w:type="gramEnd"/>
            <w:r w:rsidR="00890E40">
              <w:fldChar w:fldCharType="begin"/>
            </w:r>
            <w:r w:rsidR="00890E40">
              <w:instrText xml:space="preserve"> HYPERLINK \l "_MU_17_Dettagli_segnalazione" </w:instrText>
            </w:r>
            <w:r w:rsidR="00890E40">
              <w:fldChar w:fldCharType="separate"/>
            </w:r>
            <w:r w:rsidR="006A074F" w:rsidRPr="006A074F">
              <w:rPr>
                <w:rStyle w:val="Collegamentoipertestuale"/>
              </w:rPr>
              <w:t>MU_17</w:t>
            </w:r>
            <w:r w:rsidR="00890E40">
              <w:rPr>
                <w:rStyle w:val="Collegamentoipertestuale"/>
              </w:rPr>
              <w:fldChar w:fldCharType="end"/>
            </w:r>
            <w:r w:rsidR="006A074F">
              <w:t>)</w:t>
            </w:r>
          </w:p>
        </w:tc>
      </w:tr>
      <w:tr w:rsidR="00453D99" w14:paraId="1EB6B4E2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" w:type="dxa"/>
          </w:tcPr>
          <w:p w14:paraId="3C2DA5E5" w14:textId="5616EA10" w:rsidR="00453D99" w:rsidRDefault="003E427B" w:rsidP="00453D99">
            <w:r>
              <w:t>2</w:t>
            </w:r>
          </w:p>
        </w:tc>
        <w:tc>
          <w:tcPr>
            <w:tcW w:w="2150" w:type="dxa"/>
            <w:gridSpan w:val="2"/>
          </w:tcPr>
          <w:p w14:paraId="3E420BC5" w14:textId="77777777" w:rsidR="00453D99" w:rsidRDefault="00453D99" w:rsidP="00453D99">
            <w:pPr>
              <w:ind w:left="3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Sistema:</w:t>
            </w:r>
          </w:p>
        </w:tc>
        <w:tc>
          <w:tcPr>
            <w:tcW w:w="7170" w:type="dxa"/>
            <w:gridSpan w:val="5"/>
          </w:tcPr>
          <w:p w14:paraId="06CA6CA5" w14:textId="77777777" w:rsidR="00453D99" w:rsidRDefault="00453D99" w:rsidP="00453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Chiude la segnalazione.</w:t>
            </w:r>
          </w:p>
        </w:tc>
      </w:tr>
      <w:tr w:rsidR="00453D99" w:rsidRPr="003261F4" w14:paraId="343DDA28" w14:textId="77777777" w:rsidTr="00916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62460BC1" w14:textId="77777777" w:rsidR="00453D99" w:rsidRPr="003261F4" w:rsidRDefault="00453D99" w:rsidP="00453D99"/>
        </w:tc>
      </w:tr>
      <w:tr w:rsidR="00453D99" w:rsidRPr="003261F4" w14:paraId="0ACAA8B7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4" w:type="dxa"/>
            <w:gridSpan w:val="8"/>
          </w:tcPr>
          <w:p w14:paraId="7AC8F778" w14:textId="77777777" w:rsidR="00453D99" w:rsidRPr="003261F4" w:rsidRDefault="00453D99" w:rsidP="00453D99">
            <w:r w:rsidRPr="003261F4">
              <w:t xml:space="preserve">Scenario/Flusso di eventi di ERRORE: </w:t>
            </w:r>
            <w:r>
              <w:t xml:space="preserve">Il </w:t>
            </w:r>
            <w:r w:rsidRPr="003261F4">
              <w:t xml:space="preserve">sistema non riesce </w:t>
            </w:r>
            <w:r>
              <w:t>a chiudere la segnalazione.</w:t>
            </w:r>
          </w:p>
        </w:tc>
      </w:tr>
      <w:tr w:rsidR="00453D99" w:rsidRPr="003261F4" w14:paraId="040DC615" w14:textId="77777777" w:rsidTr="00916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BB71A2C" w14:textId="22ED681D" w:rsidR="00453D99" w:rsidRPr="003261F4" w:rsidRDefault="003E427B" w:rsidP="00453D99">
            <w:r>
              <w:t>2</w:t>
            </w:r>
            <w:r w:rsidR="00453D99" w:rsidRPr="003261F4">
              <w:t>.1</w:t>
            </w:r>
          </w:p>
        </w:tc>
        <w:tc>
          <w:tcPr>
            <w:tcW w:w="2307" w:type="dxa"/>
            <w:gridSpan w:val="2"/>
          </w:tcPr>
          <w:p w14:paraId="5A73CB78" w14:textId="77777777" w:rsidR="00453D99" w:rsidRPr="003261F4" w:rsidRDefault="00453D99" w:rsidP="00453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2751B15B" w14:textId="77777777" w:rsidR="00453D99" w:rsidRPr="003261F4" w:rsidRDefault="00453D99" w:rsidP="00453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Visualizza un messaggio di errore ed invita a riprovare più tardi.</w:t>
            </w:r>
          </w:p>
        </w:tc>
      </w:tr>
      <w:tr w:rsidR="00453D99" w:rsidRPr="003261F4" w14:paraId="6986C5A6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gridSpan w:val="2"/>
          </w:tcPr>
          <w:p w14:paraId="1F74B4D3" w14:textId="4509A82C" w:rsidR="00453D99" w:rsidRPr="003261F4" w:rsidRDefault="003E427B" w:rsidP="00453D99">
            <w:r>
              <w:t>2</w:t>
            </w:r>
            <w:r w:rsidR="00453D99" w:rsidRPr="003261F4">
              <w:t>.2</w:t>
            </w:r>
          </w:p>
        </w:tc>
        <w:tc>
          <w:tcPr>
            <w:tcW w:w="2307" w:type="dxa"/>
            <w:gridSpan w:val="2"/>
          </w:tcPr>
          <w:p w14:paraId="5B49C809" w14:textId="77777777" w:rsidR="00453D99" w:rsidRPr="003261F4" w:rsidRDefault="00453D99" w:rsidP="00453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261F4">
              <w:rPr>
                <w:b/>
                <w:bCs/>
              </w:rPr>
              <w:t>Sistema:</w:t>
            </w:r>
          </w:p>
        </w:tc>
        <w:tc>
          <w:tcPr>
            <w:tcW w:w="6178" w:type="dxa"/>
            <w:gridSpan w:val="4"/>
          </w:tcPr>
          <w:p w14:paraId="388BE2C1" w14:textId="77777777" w:rsidR="00453D99" w:rsidRPr="003261F4" w:rsidRDefault="00453D99" w:rsidP="00453D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>Termina con un insuccesso</w:t>
            </w:r>
            <w:r>
              <w:t>.</w:t>
            </w:r>
          </w:p>
        </w:tc>
      </w:tr>
      <w:tr w:rsidR="00453D99" w:rsidRPr="003261F4" w14:paraId="45404458" w14:textId="77777777" w:rsidTr="009162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725972B4" w14:textId="77777777" w:rsidR="00453D99" w:rsidRPr="003261F4" w:rsidRDefault="00453D99" w:rsidP="00453D99"/>
        </w:tc>
        <w:tc>
          <w:tcPr>
            <w:tcW w:w="6178" w:type="dxa"/>
            <w:gridSpan w:val="4"/>
          </w:tcPr>
          <w:p w14:paraId="6C9257D4" w14:textId="77777777" w:rsidR="00453D99" w:rsidRPr="003261F4" w:rsidRDefault="00453D99" w:rsidP="00453D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53D99" w:rsidRPr="003261F4" w14:paraId="0D24BB29" w14:textId="77777777" w:rsidTr="00916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6" w:type="dxa"/>
            <w:gridSpan w:val="4"/>
          </w:tcPr>
          <w:p w14:paraId="4D8AC633" w14:textId="77777777" w:rsidR="00453D99" w:rsidRPr="003261F4" w:rsidRDefault="00453D99" w:rsidP="00453D99">
            <w:r w:rsidRPr="003261F4">
              <w:t xml:space="preserve">Special </w:t>
            </w:r>
            <w:proofErr w:type="spellStart"/>
            <w:r w:rsidRPr="003261F4">
              <w:t>Requirements</w:t>
            </w:r>
            <w:proofErr w:type="spellEnd"/>
          </w:p>
        </w:tc>
        <w:tc>
          <w:tcPr>
            <w:tcW w:w="6178" w:type="dxa"/>
            <w:gridSpan w:val="4"/>
          </w:tcPr>
          <w:p w14:paraId="5FE27163" w14:textId="77777777" w:rsidR="00453D99" w:rsidRPr="003261F4" w:rsidRDefault="00453D99" w:rsidP="00453D9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</w:pPr>
            <w:r>
              <w:rPr>
                <w:rFonts w:ascii="Helvetica-Bold" w:hAnsi="Helvetica-Bold" w:cs="Helvetica-Bold"/>
                <w:b/>
                <w:bCs/>
                <w:color w:val="010000"/>
                <w:sz w:val="16"/>
                <w:szCs w:val="16"/>
              </w:rPr>
              <w:t>NA</w:t>
            </w:r>
          </w:p>
        </w:tc>
      </w:tr>
    </w:tbl>
    <w:p w14:paraId="4F1DEEFE" w14:textId="77777777" w:rsidR="00464498" w:rsidRPr="00B818A9" w:rsidRDefault="00464498" w:rsidP="00714C18"/>
    <w:p w14:paraId="1B25CA6C" w14:textId="77777777" w:rsidR="00F916B8" w:rsidRPr="003261F4" w:rsidRDefault="0F9E9609" w:rsidP="00F916B8">
      <w:pPr>
        <w:pStyle w:val="Titolo3"/>
      </w:pPr>
      <w:bookmarkStart w:id="28" w:name="_Toc95649710"/>
      <w:r>
        <w:lastRenderedPageBreak/>
        <w:t>3.4.3 Modello ad oggetti</w:t>
      </w:r>
      <w:bookmarkEnd w:id="28"/>
    </w:p>
    <w:p w14:paraId="0EDC398D" w14:textId="3CB7BA71" w:rsidR="00F33A22" w:rsidRPr="003261F4" w:rsidRDefault="009C017F" w:rsidP="00FA3A10">
      <w:pPr>
        <w:pStyle w:val="Titolo4"/>
      </w:pPr>
      <w:proofErr w:type="spellStart"/>
      <w:r>
        <w:t>Entity</w:t>
      </w:r>
      <w:proofErr w:type="spellEnd"/>
      <w:r>
        <w:t xml:space="preserve"> </w:t>
      </w:r>
      <w:r w:rsidR="0F9E9609">
        <w:t xml:space="preserve">Class </w:t>
      </w:r>
      <w:proofErr w:type="spellStart"/>
      <w:r w:rsidR="0F9E9609">
        <w:t>Diagram</w:t>
      </w:r>
      <w:proofErr w:type="spellEnd"/>
      <w:r w:rsidR="0F9E9609">
        <w:t xml:space="preserve"> </w:t>
      </w:r>
    </w:p>
    <w:p w14:paraId="460F5C5F" w14:textId="409AE74B" w:rsidR="00F33A22" w:rsidRPr="003261F4" w:rsidRDefault="00444CBB" w:rsidP="001D2C9F">
      <w:r>
        <w:rPr>
          <w:noProof/>
        </w:rPr>
        <w:drawing>
          <wp:inline distT="0" distB="0" distL="0" distR="0" wp14:anchorId="04989E92" wp14:editId="34067E34">
            <wp:extent cx="6119297" cy="353290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0" b="6973"/>
                    <a:stretch/>
                  </pic:blipFill>
                  <pic:spPr bwMode="auto">
                    <a:xfrm>
                      <a:off x="0" y="0"/>
                      <a:ext cx="6120130" cy="3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57A1C" w14:textId="067524B7" w:rsidR="001D2C9F" w:rsidRPr="003261F4" w:rsidRDefault="0F9E9609" w:rsidP="00353FB3">
      <w:pPr>
        <w:pStyle w:val="Titolo4"/>
      </w:pPr>
      <w:r>
        <w:t>MO_GU Gestione Utenti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3654"/>
        <w:gridCol w:w="2954"/>
        <w:gridCol w:w="3010"/>
      </w:tblGrid>
      <w:tr w:rsidR="00EA2F91" w:rsidRPr="00454809" w14:paraId="26FE3489" w14:textId="77777777" w:rsidTr="00D649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24CA33CE" w14:textId="53143287" w:rsidR="00937555" w:rsidRPr="00454809" w:rsidRDefault="00937555" w:rsidP="001D2C9F">
            <w:pPr>
              <w:rPr>
                <w:rFonts w:cstheme="majorHAnsi"/>
              </w:rPr>
            </w:pPr>
            <w:r w:rsidRPr="00454809">
              <w:rPr>
                <w:rFonts w:cstheme="majorHAnsi"/>
              </w:rPr>
              <w:t>Nome Oggetto</w:t>
            </w:r>
          </w:p>
        </w:tc>
        <w:tc>
          <w:tcPr>
            <w:tcW w:w="2954" w:type="dxa"/>
          </w:tcPr>
          <w:p w14:paraId="7C321C28" w14:textId="788A7219" w:rsidR="00937555" w:rsidRPr="00454809" w:rsidRDefault="00937555" w:rsidP="001D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 xml:space="preserve">Categoria </w:t>
            </w:r>
          </w:p>
        </w:tc>
        <w:tc>
          <w:tcPr>
            <w:tcW w:w="3010" w:type="dxa"/>
          </w:tcPr>
          <w:p w14:paraId="296F1ED2" w14:textId="00F92CBC" w:rsidR="00937555" w:rsidRPr="00454809" w:rsidRDefault="00937555" w:rsidP="001D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>Descrizione</w:t>
            </w:r>
          </w:p>
        </w:tc>
      </w:tr>
      <w:tr w:rsidR="00B979B6" w:rsidRPr="00454809" w14:paraId="2CED1278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013221DF" w14:textId="3DEED744" w:rsidR="00937555" w:rsidRPr="00454809" w:rsidRDefault="007B5D1B" w:rsidP="001D2C9F">
            <w:pPr>
              <w:rPr>
                <w:rFonts w:cstheme="majorHAnsi"/>
                <w:b w:val="0"/>
              </w:rPr>
            </w:pPr>
            <w:r w:rsidRPr="00454809">
              <w:rPr>
                <w:rFonts w:cstheme="majorHAnsi"/>
                <w:b w:val="0"/>
              </w:rPr>
              <w:t>Utente</w:t>
            </w:r>
            <w:r w:rsidR="005F717B" w:rsidRPr="00454809">
              <w:rPr>
                <w:rFonts w:cstheme="majorHAnsi"/>
                <w:b w:val="0"/>
              </w:rPr>
              <w:t xml:space="preserve"> registrato</w:t>
            </w:r>
          </w:p>
        </w:tc>
        <w:tc>
          <w:tcPr>
            <w:tcW w:w="2954" w:type="dxa"/>
          </w:tcPr>
          <w:p w14:paraId="7B4A2107" w14:textId="6819D7D8" w:rsidR="00937555" w:rsidRPr="00454809" w:rsidRDefault="00C22DB2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Entity</w:t>
            </w:r>
            <w:proofErr w:type="spellEnd"/>
          </w:p>
        </w:tc>
        <w:tc>
          <w:tcPr>
            <w:tcW w:w="3010" w:type="dxa"/>
          </w:tcPr>
          <w:p w14:paraId="65E21283" w14:textId="34315F3D" w:rsidR="00937555" w:rsidRPr="00454809" w:rsidRDefault="003B05A6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 xml:space="preserve">Utente </w:t>
            </w:r>
            <w:r w:rsidR="00211FF8" w:rsidRPr="00454809">
              <w:rPr>
                <w:rFonts w:cstheme="majorHAnsi"/>
              </w:rPr>
              <w:t xml:space="preserve">che effettua </w:t>
            </w:r>
            <w:r w:rsidR="00BB3E65" w:rsidRPr="00454809">
              <w:rPr>
                <w:rFonts w:cstheme="majorHAnsi"/>
              </w:rPr>
              <w:t>la registrazione</w:t>
            </w:r>
            <w:r w:rsidRPr="00454809">
              <w:rPr>
                <w:rFonts w:cstheme="majorHAnsi"/>
              </w:rPr>
              <w:t xml:space="preserve"> </w:t>
            </w:r>
            <w:r w:rsidR="0005748F" w:rsidRPr="00454809">
              <w:rPr>
                <w:rFonts w:cstheme="majorHAnsi"/>
              </w:rPr>
              <w:t>e</w:t>
            </w:r>
            <w:r w:rsidRPr="00454809">
              <w:rPr>
                <w:rFonts w:cstheme="majorHAnsi"/>
              </w:rPr>
              <w:t xml:space="preserve"> che interagisce con la piattaforma.</w:t>
            </w:r>
            <w:r w:rsidR="00B6427B" w:rsidRPr="00454809">
              <w:rPr>
                <w:rFonts w:cstheme="majorHAnsi"/>
              </w:rPr>
              <w:t xml:space="preserve"> </w:t>
            </w:r>
            <w:r w:rsidR="00E2553E" w:rsidRPr="00454809">
              <w:rPr>
                <w:rFonts w:cstheme="majorHAnsi"/>
              </w:rPr>
              <w:t>È</w:t>
            </w:r>
            <w:r w:rsidR="00B6427B" w:rsidRPr="00454809">
              <w:rPr>
                <w:rFonts w:cstheme="majorHAnsi"/>
              </w:rPr>
              <w:t xml:space="preserve"> formato da: username, </w:t>
            </w:r>
            <w:r w:rsidR="00096760" w:rsidRPr="00454809">
              <w:rPr>
                <w:rFonts w:cstheme="majorHAnsi"/>
              </w:rPr>
              <w:t>nome</w:t>
            </w:r>
            <w:r w:rsidR="00B6427B" w:rsidRPr="00454809">
              <w:rPr>
                <w:rFonts w:cstheme="majorHAnsi"/>
              </w:rPr>
              <w:t>,</w:t>
            </w:r>
            <w:r w:rsidR="00096760" w:rsidRPr="00454809">
              <w:rPr>
                <w:rFonts w:cstheme="majorHAnsi"/>
              </w:rPr>
              <w:t xml:space="preserve"> cognome, </w:t>
            </w:r>
            <w:r w:rsidR="00B6427B" w:rsidRPr="00454809">
              <w:rPr>
                <w:rFonts w:cstheme="majorHAnsi"/>
              </w:rPr>
              <w:t xml:space="preserve">password, </w:t>
            </w:r>
            <w:proofErr w:type="gramStart"/>
            <w:r w:rsidR="00D77355" w:rsidRPr="00454809">
              <w:rPr>
                <w:rFonts w:cstheme="majorHAnsi"/>
              </w:rPr>
              <w:t>e</w:t>
            </w:r>
            <w:r w:rsidR="00B6427B" w:rsidRPr="00454809">
              <w:rPr>
                <w:rFonts w:cstheme="majorHAnsi"/>
              </w:rPr>
              <w:t>mail</w:t>
            </w:r>
            <w:proofErr w:type="gramEnd"/>
            <w:r w:rsidR="00B31BA9" w:rsidRPr="00454809">
              <w:rPr>
                <w:rFonts w:cstheme="majorHAnsi"/>
              </w:rPr>
              <w:t>,</w:t>
            </w:r>
            <w:r w:rsidR="007E7112" w:rsidRPr="00454809">
              <w:rPr>
                <w:rFonts w:cstheme="majorHAnsi"/>
              </w:rPr>
              <w:t xml:space="preserve"> indirizzo,</w:t>
            </w:r>
            <w:r w:rsidR="00B31BA9" w:rsidRPr="00454809">
              <w:rPr>
                <w:rFonts w:cstheme="majorHAnsi"/>
              </w:rPr>
              <w:t xml:space="preserve"> data di nascita</w:t>
            </w:r>
            <w:r w:rsidR="00B6427B" w:rsidRPr="00454809">
              <w:rPr>
                <w:rFonts w:cstheme="majorHAnsi"/>
              </w:rPr>
              <w:t>.</w:t>
            </w:r>
          </w:p>
        </w:tc>
      </w:tr>
      <w:tr w:rsidR="005F717B" w:rsidRPr="00454809" w14:paraId="55E028B0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18407706" w14:textId="1538F271" w:rsidR="005F717B" w:rsidRPr="00454809" w:rsidRDefault="00931130" w:rsidP="001D2C9F">
            <w:pPr>
              <w:rPr>
                <w:rFonts w:cstheme="majorHAnsi"/>
                <w:b w:val="0"/>
              </w:rPr>
            </w:pPr>
            <w:r w:rsidRPr="00454809">
              <w:rPr>
                <w:rFonts w:cstheme="majorHAnsi"/>
                <w:b w:val="0"/>
                <w:bCs w:val="0"/>
              </w:rPr>
              <w:t>Venditore</w:t>
            </w:r>
          </w:p>
        </w:tc>
        <w:tc>
          <w:tcPr>
            <w:tcW w:w="2954" w:type="dxa"/>
          </w:tcPr>
          <w:p w14:paraId="7C22DA32" w14:textId="3BDD9F96" w:rsidR="005F717B" w:rsidRPr="00454809" w:rsidRDefault="005F717B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Entity</w:t>
            </w:r>
            <w:proofErr w:type="spellEnd"/>
          </w:p>
        </w:tc>
        <w:tc>
          <w:tcPr>
            <w:tcW w:w="3010" w:type="dxa"/>
          </w:tcPr>
          <w:p w14:paraId="6019B922" w14:textId="28E5A0F3" w:rsidR="005F717B" w:rsidRPr="00454809" w:rsidRDefault="005F717B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 xml:space="preserve">Utente registrato che interagisce con la </w:t>
            </w:r>
            <w:r w:rsidRPr="00454809">
              <w:rPr>
                <w:rFonts w:cstheme="majorHAnsi"/>
              </w:rPr>
              <w:lastRenderedPageBreak/>
              <w:t>piattaforma</w:t>
            </w:r>
            <w:r w:rsidR="00931130" w:rsidRPr="00454809">
              <w:rPr>
                <w:rFonts w:cstheme="majorHAnsi"/>
              </w:rPr>
              <w:t xml:space="preserve"> per vendere i prodotti</w:t>
            </w:r>
            <w:r w:rsidRPr="00454809">
              <w:rPr>
                <w:rFonts w:cstheme="majorHAnsi"/>
              </w:rPr>
              <w:t>.</w:t>
            </w:r>
          </w:p>
        </w:tc>
      </w:tr>
      <w:tr w:rsidR="00931130" w:rsidRPr="00454809" w14:paraId="02ED49D9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31D7D099" w14:textId="18883BFA" w:rsidR="00931130" w:rsidRPr="00454809" w:rsidRDefault="00931130" w:rsidP="001D2C9F">
            <w:pPr>
              <w:rPr>
                <w:rFonts w:cstheme="majorHAnsi"/>
                <w:b w:val="0"/>
                <w:bCs w:val="0"/>
              </w:rPr>
            </w:pPr>
            <w:r w:rsidRPr="00454809">
              <w:rPr>
                <w:rFonts w:cstheme="majorHAnsi"/>
                <w:b w:val="0"/>
                <w:bCs w:val="0"/>
              </w:rPr>
              <w:lastRenderedPageBreak/>
              <w:t>Cliente</w:t>
            </w:r>
          </w:p>
        </w:tc>
        <w:tc>
          <w:tcPr>
            <w:tcW w:w="2954" w:type="dxa"/>
          </w:tcPr>
          <w:p w14:paraId="3F6A3DF2" w14:textId="453F4FCF" w:rsidR="00931130" w:rsidRPr="00454809" w:rsidRDefault="00931130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Entity</w:t>
            </w:r>
            <w:proofErr w:type="spellEnd"/>
          </w:p>
        </w:tc>
        <w:tc>
          <w:tcPr>
            <w:tcW w:w="3010" w:type="dxa"/>
          </w:tcPr>
          <w:p w14:paraId="69D747E0" w14:textId="4ED54D16" w:rsidR="00931130" w:rsidRPr="00454809" w:rsidRDefault="00931130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>Utente registrato che interagisce con la piattaforma per</w:t>
            </w:r>
            <w:r w:rsidR="00524BC0" w:rsidRPr="00454809">
              <w:rPr>
                <w:rFonts w:cstheme="majorHAnsi"/>
              </w:rPr>
              <w:t xml:space="preserve"> acquistare</w:t>
            </w:r>
            <w:r w:rsidRPr="00454809">
              <w:rPr>
                <w:rFonts w:cstheme="majorHAnsi"/>
              </w:rPr>
              <w:t xml:space="preserve"> i prodotti.</w:t>
            </w:r>
          </w:p>
        </w:tc>
      </w:tr>
      <w:tr w:rsidR="00937555" w:rsidRPr="00454809" w14:paraId="557B61B9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04B2461D" w14:textId="15FF5344" w:rsidR="00937555" w:rsidRPr="00454809" w:rsidRDefault="00021654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Registra</w:t>
            </w:r>
            <w:r w:rsidR="00D22975" w:rsidRPr="00454809">
              <w:rPr>
                <w:rFonts w:cstheme="majorHAnsi"/>
                <w:b w:val="0"/>
              </w:rPr>
              <w:t>zione</w:t>
            </w:r>
            <w:r w:rsidR="00485D38">
              <w:rPr>
                <w:rFonts w:cstheme="majorHAnsi"/>
                <w:b w:val="0"/>
              </w:rPr>
              <w:t>Cliente</w:t>
            </w:r>
            <w:r w:rsidRPr="00454809">
              <w:rPr>
                <w:rFonts w:cstheme="majorHAnsi"/>
                <w:b w:val="0"/>
              </w:rPr>
              <w:t>Button</w:t>
            </w:r>
            <w:proofErr w:type="spellEnd"/>
          </w:p>
        </w:tc>
        <w:tc>
          <w:tcPr>
            <w:tcW w:w="2954" w:type="dxa"/>
          </w:tcPr>
          <w:p w14:paraId="46386E06" w14:textId="78BFF60D" w:rsidR="00937555" w:rsidRPr="00454809" w:rsidRDefault="00021654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7DE1AB73" w14:textId="5C584F33" w:rsidR="00937555" w:rsidRPr="00454809" w:rsidRDefault="00D22975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 xml:space="preserve">Pulsante che permette la registrazione </w:t>
            </w:r>
            <w:r w:rsidR="00454809" w:rsidRPr="00454809">
              <w:rPr>
                <w:rFonts w:cstheme="majorHAnsi"/>
              </w:rPr>
              <w:t>di un ospite</w:t>
            </w:r>
            <w:r w:rsidR="00485D38">
              <w:rPr>
                <w:rFonts w:cstheme="majorHAnsi"/>
              </w:rPr>
              <w:t xml:space="preserve"> come cliente.</w:t>
            </w:r>
          </w:p>
        </w:tc>
      </w:tr>
      <w:tr w:rsidR="00485D38" w:rsidRPr="00454809" w14:paraId="0650D8A1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4DFFBDD6" w14:textId="79D4C450" w:rsidR="00485D38" w:rsidRPr="00454809" w:rsidRDefault="00485D38" w:rsidP="001D2C9F">
            <w:pPr>
              <w:rPr>
                <w:rFonts w:cstheme="majorHAnsi"/>
                <w:b w:val="0"/>
              </w:rPr>
            </w:pPr>
            <w:proofErr w:type="spellStart"/>
            <w:r>
              <w:rPr>
                <w:rFonts w:cstheme="majorHAnsi"/>
                <w:b w:val="0"/>
              </w:rPr>
              <w:t>RegistrazioneVenditoreButton</w:t>
            </w:r>
            <w:proofErr w:type="spellEnd"/>
          </w:p>
        </w:tc>
        <w:tc>
          <w:tcPr>
            <w:tcW w:w="2954" w:type="dxa"/>
          </w:tcPr>
          <w:p w14:paraId="67228F42" w14:textId="6B05E613" w:rsidR="00485D38" w:rsidRPr="00454809" w:rsidRDefault="00485D38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33DED2FC" w14:textId="705693B2" w:rsidR="00485D38" w:rsidRPr="00454809" w:rsidRDefault="00485D38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>Pulsante che permette la registrazione di un ospite</w:t>
            </w:r>
            <w:r>
              <w:rPr>
                <w:rFonts w:cstheme="majorHAnsi"/>
              </w:rPr>
              <w:t xml:space="preserve"> come venditore.</w:t>
            </w:r>
          </w:p>
        </w:tc>
      </w:tr>
      <w:tr w:rsidR="002D7D68" w:rsidRPr="00454809" w14:paraId="7130A941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6E0BD87A" w14:textId="7DF062DB" w:rsidR="002D7D68" w:rsidRPr="00454809" w:rsidRDefault="00E57A26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LoginButton</w:t>
            </w:r>
            <w:proofErr w:type="spellEnd"/>
          </w:p>
        </w:tc>
        <w:tc>
          <w:tcPr>
            <w:tcW w:w="2954" w:type="dxa"/>
          </w:tcPr>
          <w:p w14:paraId="577CAC71" w14:textId="2CB747D8" w:rsidR="002D7D68" w:rsidRPr="00454809" w:rsidRDefault="00E57A26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64F04915" w14:textId="08BE026E" w:rsidR="002D7D68" w:rsidRPr="00454809" w:rsidRDefault="00902AE5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 xml:space="preserve">Pulsante che permette il login </w:t>
            </w:r>
            <w:r w:rsidR="00454809" w:rsidRPr="00454809">
              <w:rPr>
                <w:rFonts w:cstheme="majorHAnsi"/>
              </w:rPr>
              <w:t>degli utenti registrati</w:t>
            </w:r>
            <w:r w:rsidRPr="00454809">
              <w:rPr>
                <w:rFonts w:cstheme="majorHAnsi"/>
              </w:rPr>
              <w:t>.</w:t>
            </w:r>
          </w:p>
        </w:tc>
      </w:tr>
      <w:tr w:rsidR="00A558E9" w:rsidRPr="00454809" w14:paraId="7FB07501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3B695DFC" w14:textId="65C02203" w:rsidR="00A558E9" w:rsidRPr="00454809" w:rsidRDefault="00200483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LogoutButton</w:t>
            </w:r>
            <w:proofErr w:type="spellEnd"/>
          </w:p>
        </w:tc>
        <w:tc>
          <w:tcPr>
            <w:tcW w:w="2954" w:type="dxa"/>
          </w:tcPr>
          <w:p w14:paraId="54475FF1" w14:textId="4ED2A36D" w:rsidR="00A558E9" w:rsidRPr="00454809" w:rsidRDefault="00200483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513880C2" w14:textId="20A19DAC" w:rsidR="00A558E9" w:rsidRPr="00454809" w:rsidRDefault="004E2FF2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>Pulsante che permette il logout dell’utente.</w:t>
            </w:r>
          </w:p>
        </w:tc>
      </w:tr>
      <w:tr w:rsidR="00377A0D" w:rsidRPr="00454809" w14:paraId="16216A55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65175DF4" w14:textId="1509318D" w:rsidR="00377A0D" w:rsidRPr="00CA3451" w:rsidRDefault="001E5674" w:rsidP="00CA3451">
            <w:pPr>
              <w:pStyle w:val="Defaul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t>VisualizzaAreaUtenteButton</w:t>
            </w:r>
            <w:proofErr w:type="spellEnd"/>
            <w:r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t xml:space="preserve"> </w:t>
            </w:r>
          </w:p>
        </w:tc>
        <w:tc>
          <w:tcPr>
            <w:tcW w:w="2954" w:type="dxa"/>
          </w:tcPr>
          <w:p w14:paraId="4C7C3C78" w14:textId="25EBFAB4" w:rsidR="00377A0D" w:rsidRPr="00454809" w:rsidRDefault="00377A0D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5528B7D6" w14:textId="24B05489" w:rsidR="00377A0D" w:rsidRPr="00454809" w:rsidRDefault="00972CBD" w:rsidP="00972CBD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Pulsante “Visualizza Area Utente” che permette all’utente di accedere alla propria area personale. </w:t>
            </w:r>
          </w:p>
        </w:tc>
      </w:tr>
      <w:tr w:rsidR="009C1775" w:rsidRPr="00454809" w14:paraId="485C9A07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7960D54A" w14:textId="1CB622F6" w:rsidR="00937555" w:rsidRPr="00454809" w:rsidRDefault="004138BD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RegistrazioneForm</w:t>
            </w:r>
            <w:r w:rsidR="00EA1B7E">
              <w:rPr>
                <w:rFonts w:cstheme="majorHAnsi"/>
                <w:b w:val="0"/>
              </w:rPr>
              <w:t>Cliente</w:t>
            </w:r>
            <w:proofErr w:type="spellEnd"/>
          </w:p>
        </w:tc>
        <w:tc>
          <w:tcPr>
            <w:tcW w:w="2954" w:type="dxa"/>
          </w:tcPr>
          <w:p w14:paraId="12E364FB" w14:textId="25E45055" w:rsidR="00937555" w:rsidRPr="00454809" w:rsidRDefault="004138BD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7BAEBE45" w14:textId="77777777" w:rsidR="00EA1B7E" w:rsidRPr="00454809" w:rsidRDefault="00EA1B7E" w:rsidP="00EA1B7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Form usata per fare la registrazione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 un cliente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.</w:t>
            </w:r>
          </w:p>
          <w:p w14:paraId="38A5B6A5" w14:textId="1A9EF210" w:rsidR="00937555" w:rsidRPr="00454809" w:rsidRDefault="00937555" w:rsidP="00C465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Cs w:val="28"/>
              </w:rPr>
            </w:pPr>
          </w:p>
        </w:tc>
      </w:tr>
      <w:tr w:rsidR="00EA1B7E" w:rsidRPr="00454809" w14:paraId="6ABD5A90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0BD2FFE9" w14:textId="6ACDBB0F" w:rsidR="00EA1B7E" w:rsidRPr="00EA1B7E" w:rsidRDefault="00EA1B7E" w:rsidP="001D2C9F">
            <w:pPr>
              <w:rPr>
                <w:rFonts w:cstheme="majorHAnsi"/>
                <w:b w:val="0"/>
                <w:bCs w:val="0"/>
              </w:rPr>
            </w:pPr>
            <w:proofErr w:type="spellStart"/>
            <w:r>
              <w:rPr>
                <w:rFonts w:cstheme="majorHAnsi"/>
                <w:b w:val="0"/>
                <w:bCs w:val="0"/>
              </w:rPr>
              <w:t>RegistrazioneFormVenditore</w:t>
            </w:r>
            <w:proofErr w:type="spellEnd"/>
          </w:p>
        </w:tc>
        <w:tc>
          <w:tcPr>
            <w:tcW w:w="2954" w:type="dxa"/>
          </w:tcPr>
          <w:p w14:paraId="38B033DC" w14:textId="1751D0DF" w:rsidR="00EA1B7E" w:rsidRPr="00454809" w:rsidRDefault="00EA1B7E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5AC24AD3" w14:textId="60A34D88" w:rsidR="00EA1B7E" w:rsidRPr="00EA1B7E" w:rsidRDefault="00EA1B7E" w:rsidP="00C465C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Form usata per fare la registrazione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di un venditore.</w:t>
            </w:r>
          </w:p>
        </w:tc>
      </w:tr>
      <w:tr w:rsidR="00CC0BCC" w:rsidRPr="00454809" w14:paraId="10A7AC59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0703C721" w14:textId="77777777" w:rsidR="00CC0BCC" w:rsidRPr="00454809" w:rsidRDefault="00CC0BCC" w:rsidP="00CC0BCC">
            <w:pPr>
              <w:pStyle w:val="Defaul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lastRenderedPageBreak/>
              <w:t>LoginForm</w:t>
            </w:r>
            <w:proofErr w:type="spellEnd"/>
            <w:r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t xml:space="preserve"> </w:t>
            </w:r>
          </w:p>
          <w:p w14:paraId="0A9C4ED8" w14:textId="77777777" w:rsidR="00CC0BCC" w:rsidRPr="00454809" w:rsidRDefault="00CC0BCC" w:rsidP="001D2C9F">
            <w:pPr>
              <w:rPr>
                <w:rFonts w:cstheme="majorHAnsi"/>
                <w:b w:val="0"/>
              </w:rPr>
            </w:pPr>
          </w:p>
        </w:tc>
        <w:tc>
          <w:tcPr>
            <w:tcW w:w="2954" w:type="dxa"/>
          </w:tcPr>
          <w:p w14:paraId="29895F68" w14:textId="39A8EC9B" w:rsidR="00CC0BCC" w:rsidRPr="00454809" w:rsidRDefault="00A05D1C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3CD6E32B" w14:textId="191D0614" w:rsidR="00703978" w:rsidRPr="00454809" w:rsidRDefault="00703978" w:rsidP="0070397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Form con i campi necessari </w:t>
            </w:r>
            <w:r w:rsidR="00A05D1C" w:rsidRPr="00454809">
              <w:rPr>
                <w:rFonts w:asciiTheme="majorHAnsi" w:hAnsiTheme="majorHAnsi" w:cstheme="majorHAnsi"/>
                <w:sz w:val="28"/>
                <w:szCs w:val="28"/>
              </w:rPr>
              <w:t>che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 permettere l’accesso ai vari gruppi di utenti. </w:t>
            </w:r>
          </w:p>
          <w:p w14:paraId="161DCF55" w14:textId="77777777" w:rsidR="00CC0BCC" w:rsidRPr="00454809" w:rsidRDefault="00CC0BCC" w:rsidP="00C465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4D7574" w:rsidRPr="00454809" w14:paraId="31788978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5D7647E8" w14:textId="3108B8C5" w:rsidR="004D7574" w:rsidRPr="00454809" w:rsidRDefault="004D7574" w:rsidP="00CC0BCC">
            <w:pPr>
              <w:pStyle w:val="Default"/>
              <w:rPr>
                <w:rFonts w:asciiTheme="majorHAnsi" w:hAnsiTheme="majorHAnsi" w:cstheme="majorHAnsi"/>
                <w:b w:val="0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sz w:val="28"/>
                <w:szCs w:val="28"/>
              </w:rPr>
              <w:t>ModificaDatiButton</w:t>
            </w:r>
            <w:proofErr w:type="spellEnd"/>
          </w:p>
        </w:tc>
        <w:tc>
          <w:tcPr>
            <w:tcW w:w="2954" w:type="dxa"/>
          </w:tcPr>
          <w:p w14:paraId="1DB173EA" w14:textId="21F8B58A" w:rsidR="004D7574" w:rsidRPr="00454809" w:rsidRDefault="004D7574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3BB88950" w14:textId="4755A331" w:rsidR="004D7574" w:rsidRPr="00454809" w:rsidRDefault="004D7574" w:rsidP="0070397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D7574">
              <w:rPr>
                <w:rFonts w:asciiTheme="majorHAnsi" w:hAnsiTheme="majorHAnsi" w:cstheme="majorHAnsi"/>
                <w:sz w:val="28"/>
                <w:szCs w:val="28"/>
              </w:rPr>
              <w:t xml:space="preserve">Pulsante che permette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la modifica dei dati da parte di un </w:t>
            </w:r>
            <w:r w:rsidRPr="004D7574">
              <w:rPr>
                <w:rFonts w:asciiTheme="majorHAnsi" w:hAnsiTheme="majorHAnsi" w:cstheme="majorHAnsi"/>
                <w:sz w:val="28"/>
                <w:szCs w:val="28"/>
              </w:rPr>
              <w:t>utente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registrato.</w:t>
            </w:r>
          </w:p>
        </w:tc>
      </w:tr>
      <w:tr w:rsidR="004D7574" w:rsidRPr="00454809" w14:paraId="55263274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67E4F79E" w14:textId="6B67CBD9" w:rsidR="004D7574" w:rsidRDefault="004D7574" w:rsidP="00CC0BCC">
            <w:pPr>
              <w:pStyle w:val="Default"/>
              <w:rPr>
                <w:rFonts w:asciiTheme="majorHAnsi" w:hAnsiTheme="majorHAnsi" w:cstheme="majorHAnsi"/>
                <w:b w:val="0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sz w:val="28"/>
                <w:szCs w:val="28"/>
              </w:rPr>
              <w:t>CancellaDatiButton</w:t>
            </w:r>
            <w:proofErr w:type="spellEnd"/>
          </w:p>
        </w:tc>
        <w:tc>
          <w:tcPr>
            <w:tcW w:w="2954" w:type="dxa"/>
          </w:tcPr>
          <w:p w14:paraId="55FC5A70" w14:textId="5D5938B6" w:rsidR="004D7574" w:rsidRPr="00454809" w:rsidRDefault="004D7574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4D26660F" w14:textId="70413253" w:rsidR="004D7574" w:rsidRPr="00454809" w:rsidRDefault="004D7574" w:rsidP="0070397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D7574">
              <w:rPr>
                <w:rFonts w:asciiTheme="majorHAnsi" w:hAnsiTheme="majorHAnsi" w:cstheme="majorHAnsi"/>
                <w:sz w:val="28"/>
                <w:szCs w:val="28"/>
              </w:rPr>
              <w:t xml:space="preserve">Pulsante che permette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la cancellazione dei dati da parte di un </w:t>
            </w:r>
            <w:r w:rsidRPr="004D7574">
              <w:rPr>
                <w:rFonts w:asciiTheme="majorHAnsi" w:hAnsiTheme="majorHAnsi" w:cstheme="majorHAnsi"/>
                <w:sz w:val="28"/>
                <w:szCs w:val="28"/>
              </w:rPr>
              <w:t>utente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registrato.</w:t>
            </w:r>
          </w:p>
        </w:tc>
      </w:tr>
      <w:tr w:rsidR="00A4523B" w:rsidRPr="00454809" w14:paraId="63214D87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27774F54" w14:textId="6224CC32" w:rsidR="00A4523B" w:rsidRPr="00454809" w:rsidRDefault="0023601B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NotificaRe</w:t>
            </w:r>
            <w:r w:rsidR="000C42D1" w:rsidRPr="00454809">
              <w:rPr>
                <w:rFonts w:cstheme="majorHAnsi"/>
                <w:b w:val="0"/>
              </w:rPr>
              <w:t>gistrazione</w:t>
            </w:r>
            <w:r w:rsidR="00FC377F" w:rsidRPr="00454809">
              <w:rPr>
                <w:rFonts w:cstheme="majorHAnsi"/>
                <w:b w:val="0"/>
              </w:rPr>
              <w:t>Errore</w:t>
            </w:r>
            <w:proofErr w:type="spellEnd"/>
          </w:p>
        </w:tc>
        <w:tc>
          <w:tcPr>
            <w:tcW w:w="2954" w:type="dxa"/>
          </w:tcPr>
          <w:p w14:paraId="272B0B3B" w14:textId="4E302E2C" w:rsidR="00A4523B" w:rsidRPr="00454809" w:rsidRDefault="00FC377F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395A9560" w14:textId="73BBBE66" w:rsidR="00A4523B" w:rsidRPr="00454809" w:rsidRDefault="00C465C8" w:rsidP="00C465C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Avviso che n</w:t>
            </w:r>
            <w:r w:rsidR="00FC377F" w:rsidRPr="00454809">
              <w:rPr>
                <w:rFonts w:asciiTheme="majorHAnsi" w:hAnsiTheme="majorHAnsi" w:cstheme="majorHAnsi"/>
                <w:sz w:val="28"/>
                <w:szCs w:val="28"/>
              </w:rPr>
              <w:t>otifi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FC377F" w:rsidRPr="00454809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 l’utente se </w:t>
            </w:r>
            <w:r w:rsidR="001E0888" w:rsidRPr="00454809">
              <w:rPr>
                <w:rFonts w:asciiTheme="majorHAnsi" w:hAnsiTheme="majorHAnsi" w:cstheme="majorHAnsi"/>
                <w:sz w:val="28"/>
                <w:szCs w:val="28"/>
              </w:rPr>
              <w:t>l</w:t>
            </w:r>
            <w:r w:rsidR="000C42D1" w:rsidRPr="00454809">
              <w:rPr>
                <w:rFonts w:asciiTheme="majorHAnsi" w:hAnsiTheme="majorHAnsi" w:cstheme="majorHAnsi"/>
                <w:sz w:val="28"/>
                <w:szCs w:val="28"/>
              </w:rPr>
              <w:t>a registrazione</w:t>
            </w:r>
            <w:r w:rsidR="001E0888"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va a buon fine.</w:t>
            </w:r>
          </w:p>
        </w:tc>
      </w:tr>
      <w:tr w:rsidR="001E0888" w:rsidRPr="00454809" w14:paraId="6F725C03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3EFA12EB" w14:textId="680F7295" w:rsidR="001E0888" w:rsidRPr="00454809" w:rsidRDefault="001E0888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Notifica</w:t>
            </w:r>
            <w:r w:rsidR="009A60C1" w:rsidRPr="00454809">
              <w:rPr>
                <w:rFonts w:cstheme="majorHAnsi"/>
                <w:b w:val="0"/>
              </w:rPr>
              <w:t>Registrazione</w:t>
            </w:r>
            <w:r w:rsidRPr="00454809">
              <w:rPr>
                <w:rFonts w:cstheme="majorHAnsi"/>
                <w:b w:val="0"/>
              </w:rPr>
              <w:t>Successo</w:t>
            </w:r>
            <w:proofErr w:type="spellEnd"/>
          </w:p>
        </w:tc>
        <w:tc>
          <w:tcPr>
            <w:tcW w:w="2954" w:type="dxa"/>
          </w:tcPr>
          <w:p w14:paraId="1AB4A7BA" w14:textId="69C6D4D8" w:rsidR="001E0888" w:rsidRPr="00454809" w:rsidRDefault="001E0888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1F9342B2" w14:textId="5814F62F" w:rsidR="001E0888" w:rsidRPr="00454809" w:rsidRDefault="001E0888" w:rsidP="00C465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Avviso che notifica l’utente se l</w:t>
            </w:r>
            <w:r w:rsidR="000C42D1"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a registrazione 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non è andata a buon fine.</w:t>
            </w:r>
          </w:p>
        </w:tc>
      </w:tr>
      <w:tr w:rsidR="006025D1" w:rsidRPr="00454809" w14:paraId="280CEFD5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005F8775" w14:textId="4B41C3BC" w:rsidR="006025D1" w:rsidRPr="00454809" w:rsidRDefault="006025D1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NotificaLogin</w:t>
            </w:r>
            <w:r w:rsidR="00485D38">
              <w:rPr>
                <w:rFonts w:cstheme="majorHAnsi"/>
                <w:b w:val="0"/>
              </w:rPr>
              <w:t>Errore</w:t>
            </w:r>
            <w:proofErr w:type="spellEnd"/>
          </w:p>
        </w:tc>
        <w:tc>
          <w:tcPr>
            <w:tcW w:w="2954" w:type="dxa"/>
          </w:tcPr>
          <w:p w14:paraId="6BDC3FC9" w14:textId="643E0A8D" w:rsidR="006025D1" w:rsidRPr="00454809" w:rsidRDefault="006025D1" w:rsidP="001D2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454809">
              <w:rPr>
                <w:rFonts w:cstheme="majorHAnsi"/>
              </w:rPr>
              <w:t>Boundary</w:t>
            </w:r>
            <w:proofErr w:type="spellEnd"/>
          </w:p>
        </w:tc>
        <w:tc>
          <w:tcPr>
            <w:tcW w:w="3010" w:type="dxa"/>
          </w:tcPr>
          <w:p w14:paraId="7B87E945" w14:textId="20D26449" w:rsidR="006025D1" w:rsidRPr="00454809" w:rsidRDefault="00F253C6" w:rsidP="00C465C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Avvisa l’utente che non è stato possibile effettuare il login.</w:t>
            </w:r>
          </w:p>
        </w:tc>
      </w:tr>
      <w:tr w:rsidR="00CC0BCC" w:rsidRPr="00454809" w14:paraId="2B1C45BA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32221103" w14:textId="07129DFA" w:rsidR="00CC0BCC" w:rsidRPr="00454809" w:rsidRDefault="00F83B8B" w:rsidP="001D2C9F">
            <w:pPr>
              <w:rPr>
                <w:rFonts w:cstheme="majorHAnsi"/>
                <w:b w:val="0"/>
              </w:rPr>
            </w:pPr>
            <w:proofErr w:type="spellStart"/>
            <w:r w:rsidRPr="00454809">
              <w:rPr>
                <w:rFonts w:cstheme="majorHAnsi"/>
                <w:b w:val="0"/>
              </w:rPr>
              <w:t>RegistrazioneControl</w:t>
            </w:r>
            <w:proofErr w:type="spellEnd"/>
          </w:p>
        </w:tc>
        <w:tc>
          <w:tcPr>
            <w:tcW w:w="2954" w:type="dxa"/>
          </w:tcPr>
          <w:p w14:paraId="5FF37941" w14:textId="57D20B46" w:rsidR="00CC0BCC" w:rsidRPr="00454809" w:rsidRDefault="00F83B8B" w:rsidP="001D2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</w:rPr>
              <w:t>Control</w:t>
            </w:r>
          </w:p>
        </w:tc>
        <w:tc>
          <w:tcPr>
            <w:tcW w:w="3010" w:type="dxa"/>
          </w:tcPr>
          <w:p w14:paraId="1A7F924D" w14:textId="2D8DB71C" w:rsidR="00CC0BCC" w:rsidRPr="00454809" w:rsidRDefault="002A20FD" w:rsidP="00C465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>Gesti</w:t>
            </w:r>
            <w:r w:rsidR="00BA778F">
              <w:rPr>
                <w:rFonts w:asciiTheme="majorHAnsi" w:hAnsiTheme="majorHAnsi" w:cstheme="majorHAnsi"/>
                <w:sz w:val="28"/>
                <w:szCs w:val="28"/>
              </w:rPr>
              <w:t>sce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 la funzione </w:t>
            </w:r>
            <w:r w:rsidR="003F3751"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che permette la registrazione di </w:t>
            </w:r>
            <w:r w:rsidR="006831EC">
              <w:rPr>
                <w:rFonts w:asciiTheme="majorHAnsi" w:hAnsiTheme="majorHAnsi" w:cstheme="majorHAnsi"/>
                <w:sz w:val="28"/>
                <w:szCs w:val="28"/>
              </w:rPr>
              <w:t xml:space="preserve">un </w:t>
            </w:r>
            <w:r w:rsidR="003F3751" w:rsidRPr="00454809">
              <w:rPr>
                <w:rFonts w:asciiTheme="majorHAnsi" w:hAnsiTheme="majorHAnsi" w:cstheme="majorHAnsi"/>
                <w:sz w:val="28"/>
                <w:szCs w:val="28"/>
              </w:rPr>
              <w:t>account sulla piattaforma.</w:t>
            </w:r>
          </w:p>
        </w:tc>
      </w:tr>
      <w:tr w:rsidR="008F6F8B" w:rsidRPr="00454809" w14:paraId="4E7D7B6F" w14:textId="77777777" w:rsidTr="00D649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139471A4" w14:textId="06856EAA" w:rsidR="008F6F8B" w:rsidRPr="00454809" w:rsidRDefault="00D64975" w:rsidP="001D2C9F">
            <w:pPr>
              <w:rPr>
                <w:rFonts w:cstheme="majorHAnsi"/>
                <w:b w:val="0"/>
              </w:rPr>
            </w:pPr>
            <w:proofErr w:type="spellStart"/>
            <w:r>
              <w:rPr>
                <w:rFonts w:cstheme="majorHAnsi"/>
                <w:b w:val="0"/>
              </w:rPr>
              <w:t>Autenticazione</w:t>
            </w:r>
            <w:r w:rsidR="00244EED" w:rsidRPr="00454809">
              <w:rPr>
                <w:rFonts w:cstheme="majorHAnsi"/>
                <w:b w:val="0"/>
              </w:rPr>
              <w:t>Control</w:t>
            </w:r>
            <w:proofErr w:type="spellEnd"/>
          </w:p>
        </w:tc>
        <w:tc>
          <w:tcPr>
            <w:tcW w:w="2954" w:type="dxa"/>
          </w:tcPr>
          <w:p w14:paraId="40D85DF2" w14:textId="1B930450" w:rsidR="008F6F8B" w:rsidRPr="00454809" w:rsidRDefault="00B11AE0" w:rsidP="00B11AE0">
            <w:pPr>
              <w:tabs>
                <w:tab w:val="left" w:pos="18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 w:rsidRPr="00454809">
              <w:rPr>
                <w:rFonts w:cstheme="majorHAnsi"/>
                <w:szCs w:val="28"/>
              </w:rPr>
              <w:t xml:space="preserve">Control </w:t>
            </w:r>
          </w:p>
        </w:tc>
        <w:tc>
          <w:tcPr>
            <w:tcW w:w="3010" w:type="dxa"/>
          </w:tcPr>
          <w:p w14:paraId="4798DDB0" w14:textId="562C3717" w:rsidR="008F6F8B" w:rsidRPr="00454809" w:rsidRDefault="00D64975" w:rsidP="00C465C8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Gestisce le funzionalità che permettono </w:t>
            </w:r>
            <w:proofErr w:type="gramStart"/>
            <w:r>
              <w:rPr>
                <w:rFonts w:asciiTheme="majorHAnsi" w:hAnsiTheme="majorHAnsi" w:cstheme="majorHAnsi"/>
                <w:sz w:val="28"/>
                <w:szCs w:val="28"/>
              </w:rPr>
              <w:t>all’utente  di</w:t>
            </w:r>
            <w:proofErr w:type="gramEnd"/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effettuare il login/logout dalla piattaforma.</w:t>
            </w:r>
          </w:p>
        </w:tc>
      </w:tr>
      <w:tr w:rsidR="0064237B" w:rsidRPr="00454809" w14:paraId="677D7992" w14:textId="77777777" w:rsidTr="00D64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4" w:type="dxa"/>
          </w:tcPr>
          <w:p w14:paraId="2723EB58" w14:textId="1A653FD7" w:rsidR="000F67E9" w:rsidRPr="00454809" w:rsidRDefault="00F5342C" w:rsidP="000F67E9">
            <w:pPr>
              <w:pStyle w:val="Default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sz w:val="28"/>
                <w:szCs w:val="28"/>
              </w:rPr>
              <w:t>Gestione</w:t>
            </w:r>
            <w:r w:rsidR="00D01562">
              <w:rPr>
                <w:rFonts w:asciiTheme="majorHAnsi" w:hAnsiTheme="majorHAnsi" w:cstheme="majorHAnsi"/>
                <w:b w:val="0"/>
                <w:sz w:val="28"/>
                <w:szCs w:val="28"/>
              </w:rPr>
              <w:t>Utente</w:t>
            </w:r>
            <w:r w:rsidR="000F67E9"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t>Control</w:t>
            </w:r>
            <w:proofErr w:type="spellEnd"/>
            <w:r w:rsidR="000F67E9" w:rsidRPr="00454809">
              <w:rPr>
                <w:rFonts w:asciiTheme="majorHAnsi" w:hAnsiTheme="majorHAnsi" w:cstheme="majorHAnsi"/>
                <w:b w:val="0"/>
                <w:sz w:val="28"/>
                <w:szCs w:val="28"/>
              </w:rPr>
              <w:t xml:space="preserve"> </w:t>
            </w:r>
          </w:p>
          <w:p w14:paraId="39FC32F6" w14:textId="77777777" w:rsidR="0064237B" w:rsidRPr="00454809" w:rsidRDefault="0064237B" w:rsidP="002D3AEC">
            <w:pPr>
              <w:pStyle w:val="Default"/>
              <w:rPr>
                <w:rFonts w:asciiTheme="majorHAnsi" w:hAnsiTheme="majorHAnsi" w:cstheme="majorHAnsi"/>
                <w:b w:val="0"/>
                <w:sz w:val="28"/>
                <w:szCs w:val="28"/>
              </w:rPr>
            </w:pPr>
          </w:p>
        </w:tc>
        <w:tc>
          <w:tcPr>
            <w:tcW w:w="2954" w:type="dxa"/>
          </w:tcPr>
          <w:p w14:paraId="1B3BCD47" w14:textId="021B3616" w:rsidR="0064237B" w:rsidRPr="00454809" w:rsidRDefault="000F67E9" w:rsidP="00B11AE0">
            <w:pPr>
              <w:tabs>
                <w:tab w:val="left" w:pos="91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  <w:szCs w:val="28"/>
              </w:rPr>
            </w:pPr>
            <w:r w:rsidRPr="00454809">
              <w:rPr>
                <w:rFonts w:cstheme="majorHAnsi"/>
                <w:szCs w:val="28"/>
              </w:rPr>
              <w:t>Control</w:t>
            </w:r>
          </w:p>
        </w:tc>
        <w:tc>
          <w:tcPr>
            <w:tcW w:w="3010" w:type="dxa"/>
          </w:tcPr>
          <w:p w14:paraId="603EE253" w14:textId="6ED9E062" w:rsidR="0064237B" w:rsidRPr="00454809" w:rsidRDefault="00BF1BF2" w:rsidP="00C465C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Gestisce la funzione che permette all’utente loggato di visualizzare la 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sua area utente</w:t>
            </w:r>
            <w:r w:rsidR="00A934FB">
              <w:rPr>
                <w:rFonts w:asciiTheme="majorHAnsi" w:hAnsiTheme="majorHAnsi" w:cstheme="majorHAnsi"/>
                <w:sz w:val="28"/>
                <w:szCs w:val="28"/>
              </w:rPr>
              <w:t>, modificare i dati e cancellare i dati</w:t>
            </w:r>
            <w:r w:rsidRPr="00454809">
              <w:rPr>
                <w:rFonts w:asciiTheme="majorHAnsi" w:hAnsiTheme="majorHAnsi" w:cstheme="majorHAnsi"/>
                <w:sz w:val="28"/>
                <w:szCs w:val="28"/>
              </w:rPr>
              <w:t xml:space="preserve">. </w:t>
            </w:r>
          </w:p>
        </w:tc>
      </w:tr>
    </w:tbl>
    <w:p w14:paraId="6F041042" w14:textId="6A9F0386" w:rsidR="00747025" w:rsidRPr="003261F4" w:rsidRDefault="00747025" w:rsidP="001D2C9F"/>
    <w:p w14:paraId="677887DA" w14:textId="101D4CDE" w:rsidR="00D8446D" w:rsidRPr="003261F4" w:rsidRDefault="001213AB" w:rsidP="00B34C1F">
      <w:pPr>
        <w:pStyle w:val="Titolo5"/>
      </w:pPr>
      <w:r>
        <w:t>O</w:t>
      </w:r>
      <w:r w:rsidR="0F9E9609">
        <w:t>D_GU1 Registrazione</w:t>
      </w:r>
    </w:p>
    <w:p w14:paraId="2EF2F752" w14:textId="6BF4C27E" w:rsidR="00D8446D" w:rsidRPr="003261F4" w:rsidRDefault="009B4298" w:rsidP="001D2C9F">
      <w:r>
        <w:rPr>
          <w:noProof/>
        </w:rPr>
        <w:drawing>
          <wp:inline distT="0" distB="0" distL="0" distR="0" wp14:anchorId="27D6492C" wp14:editId="0EF5029C">
            <wp:extent cx="6738852" cy="2870200"/>
            <wp:effectExtent l="0" t="0" r="5080" b="635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622" cy="28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783F" w14:textId="135E7FEB" w:rsidR="00152D48" w:rsidRPr="003261F4" w:rsidRDefault="0038178D" w:rsidP="00B34C1F">
      <w:pPr>
        <w:pStyle w:val="Titolo5"/>
      </w:pPr>
      <w:r>
        <w:t>O</w:t>
      </w:r>
      <w:r w:rsidR="0F9E9609">
        <w:t>D_GU2 Login/Logout</w:t>
      </w:r>
    </w:p>
    <w:p w14:paraId="16841EE2" w14:textId="10262DC0" w:rsidR="00867373" w:rsidRPr="003261F4" w:rsidRDefault="00D64975" w:rsidP="001D2C9F">
      <w:r w:rsidRPr="00D64975">
        <w:rPr>
          <w:noProof/>
        </w:rPr>
        <w:drawing>
          <wp:inline distT="0" distB="0" distL="0" distR="0" wp14:anchorId="4868E65D" wp14:editId="6C192023">
            <wp:extent cx="6120130" cy="2091055"/>
            <wp:effectExtent l="0" t="0" r="0" b="444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3522" w14:textId="2B5E0B27" w:rsidR="00152D48" w:rsidRPr="003261F4" w:rsidRDefault="0038178D" w:rsidP="00B34C1F">
      <w:pPr>
        <w:pStyle w:val="Titolo5"/>
      </w:pPr>
      <w:r>
        <w:lastRenderedPageBreak/>
        <w:t>O</w:t>
      </w:r>
      <w:r w:rsidR="0F9E9609">
        <w:t xml:space="preserve">D_GU3 Operazioni utente </w:t>
      </w:r>
    </w:p>
    <w:p w14:paraId="52F8BB5A" w14:textId="37FECAD3" w:rsidR="00867373" w:rsidRPr="003261F4" w:rsidRDefault="007B605A" w:rsidP="001D2C9F">
      <w:r>
        <w:rPr>
          <w:noProof/>
        </w:rPr>
        <w:drawing>
          <wp:inline distT="0" distB="0" distL="0" distR="0" wp14:anchorId="7F2862A1" wp14:editId="3E2CA236">
            <wp:extent cx="6540763" cy="1357745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9304" r="2880" b="5623"/>
                    <a:stretch/>
                  </pic:blipFill>
                  <pic:spPr bwMode="auto">
                    <a:xfrm>
                      <a:off x="0" y="0"/>
                      <a:ext cx="6569304" cy="13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3A32" w14:textId="209C8643" w:rsidR="00487782" w:rsidRPr="003261F4" w:rsidRDefault="0F9E9609" w:rsidP="00CA3451">
      <w:pPr>
        <w:pStyle w:val="Titolo4"/>
      </w:pPr>
      <w:r>
        <w:t>MO_GV Gestione Vendite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171"/>
        <w:gridCol w:w="2623"/>
        <w:gridCol w:w="2824"/>
      </w:tblGrid>
      <w:tr w:rsidR="00487782" w:rsidRPr="003261F4" w14:paraId="5A26EE8A" w14:textId="77777777" w:rsidTr="009D27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7485BF" w14:textId="6A9D6F3B" w:rsidR="00487782" w:rsidRPr="003261F4" w:rsidRDefault="00BF1BF2" w:rsidP="001D2C9F">
            <w:r w:rsidRPr="003261F4">
              <w:t>Nome Oggetto</w:t>
            </w:r>
          </w:p>
        </w:tc>
        <w:tc>
          <w:tcPr>
            <w:tcW w:w="2623" w:type="dxa"/>
          </w:tcPr>
          <w:p w14:paraId="5A3BCF9F" w14:textId="34C107A5" w:rsidR="00487782" w:rsidRPr="003261F4" w:rsidRDefault="00BF1BF2" w:rsidP="001D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Categoria </w:t>
            </w:r>
          </w:p>
        </w:tc>
        <w:tc>
          <w:tcPr>
            <w:tcW w:w="2824" w:type="dxa"/>
          </w:tcPr>
          <w:p w14:paraId="4398DB6E" w14:textId="6C4F1D48" w:rsidR="00487782" w:rsidRPr="003261F4" w:rsidRDefault="00BF1BF2" w:rsidP="001D2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Descrizione</w:t>
            </w:r>
          </w:p>
        </w:tc>
      </w:tr>
      <w:tr w:rsidR="00EA2F91" w:rsidRPr="003261F4" w14:paraId="75F0F307" w14:textId="77777777" w:rsidTr="009D2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9A0D56" w14:textId="0C35C510" w:rsidR="00EA2F91" w:rsidRPr="003261F4" w:rsidRDefault="00CA3451" w:rsidP="00EA2F9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Prodotto</w:t>
            </w:r>
          </w:p>
        </w:tc>
        <w:tc>
          <w:tcPr>
            <w:tcW w:w="2623" w:type="dxa"/>
          </w:tcPr>
          <w:p w14:paraId="0AFE509F" w14:textId="4FB2E9ED" w:rsidR="00EA2F91" w:rsidRPr="003261F4" w:rsidRDefault="00EA2F91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261F4">
              <w:t>Entity</w:t>
            </w:r>
            <w:proofErr w:type="spellEnd"/>
          </w:p>
        </w:tc>
        <w:tc>
          <w:tcPr>
            <w:tcW w:w="2824" w:type="dxa"/>
          </w:tcPr>
          <w:p w14:paraId="596795F6" w14:textId="296E2622" w:rsidR="00EA2F91" w:rsidRPr="003261F4" w:rsidRDefault="00EA2F91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61F4">
              <w:t xml:space="preserve">Componente che </w:t>
            </w:r>
            <w:r w:rsidR="00CA3451">
              <w:t>viene caricato da un venditore</w:t>
            </w:r>
            <w:r w:rsidRPr="003261F4">
              <w:t xml:space="preserve">. </w:t>
            </w:r>
            <w:proofErr w:type="gramStart"/>
            <w:r w:rsidRPr="003261F4">
              <w:t>E’</w:t>
            </w:r>
            <w:proofErr w:type="gramEnd"/>
            <w:r w:rsidRPr="003261F4">
              <w:t xml:space="preserve"> formato da: </w:t>
            </w:r>
            <w:r w:rsidR="00F73323">
              <w:t>nome,</w:t>
            </w:r>
            <w:r w:rsidR="0031288B">
              <w:t xml:space="preserve"> </w:t>
            </w:r>
            <w:r w:rsidR="00F73323">
              <w:t>prezzo,</w:t>
            </w:r>
            <w:r w:rsidR="0031288B">
              <w:t xml:space="preserve"> </w:t>
            </w:r>
            <w:r w:rsidR="00F73323">
              <w:t>descrizione</w:t>
            </w:r>
            <w:r w:rsidRPr="003261F4">
              <w:t>, immagine e categoria.</w:t>
            </w:r>
          </w:p>
        </w:tc>
      </w:tr>
      <w:tr w:rsidR="00D55871" w:rsidRPr="003261F4" w14:paraId="67B4C8EA" w14:textId="77777777" w:rsidTr="00C72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36A2F2A" w14:textId="77777777" w:rsidR="00D55871" w:rsidRPr="003261F4" w:rsidRDefault="00D55871" w:rsidP="00C72D90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InserimentoProdotto</w:t>
            </w:r>
            <w:r w:rsidRPr="003261F4">
              <w:rPr>
                <w:b w:val="0"/>
                <w:bCs w:val="0"/>
              </w:rPr>
              <w:t>Button</w:t>
            </w:r>
            <w:proofErr w:type="spellEnd"/>
          </w:p>
        </w:tc>
        <w:tc>
          <w:tcPr>
            <w:tcW w:w="2623" w:type="dxa"/>
          </w:tcPr>
          <w:p w14:paraId="3BA023F1" w14:textId="77777777" w:rsidR="00D55871" w:rsidRPr="003261F4" w:rsidRDefault="00D55871" w:rsidP="00C72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261F4">
              <w:t>Boundary</w:t>
            </w:r>
            <w:proofErr w:type="spellEnd"/>
          </w:p>
        </w:tc>
        <w:tc>
          <w:tcPr>
            <w:tcW w:w="2824" w:type="dxa"/>
          </w:tcPr>
          <w:p w14:paraId="098FAB8C" w14:textId="77777777" w:rsidR="00D55871" w:rsidRPr="003261F4" w:rsidRDefault="00D55871" w:rsidP="00C72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 xml:space="preserve">Pulsante che permette </w:t>
            </w:r>
            <w:r>
              <w:t>l’inserimento</w:t>
            </w:r>
            <w:r w:rsidRPr="003261F4">
              <w:t xml:space="preserve"> di </w:t>
            </w:r>
            <w:r>
              <w:t>un prodotto nella lista prodotti del negozio</w:t>
            </w:r>
            <w:r w:rsidRPr="003261F4">
              <w:t>.</w:t>
            </w:r>
          </w:p>
        </w:tc>
      </w:tr>
      <w:tr w:rsidR="00D55871" w:rsidRPr="003261F4" w14:paraId="683BE923" w14:textId="77777777" w:rsidTr="00C72D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D8C958C" w14:textId="77777777" w:rsidR="00D55871" w:rsidRDefault="00D55871" w:rsidP="00C72D90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InserimentoProdottoForm</w:t>
            </w:r>
            <w:proofErr w:type="spellEnd"/>
          </w:p>
        </w:tc>
        <w:tc>
          <w:tcPr>
            <w:tcW w:w="2623" w:type="dxa"/>
          </w:tcPr>
          <w:p w14:paraId="3551DBD9" w14:textId="77777777" w:rsidR="00D55871" w:rsidRPr="003261F4" w:rsidRDefault="00D55871" w:rsidP="00C72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261F4">
              <w:t>Boundary</w:t>
            </w:r>
            <w:proofErr w:type="spellEnd"/>
          </w:p>
        </w:tc>
        <w:tc>
          <w:tcPr>
            <w:tcW w:w="2824" w:type="dxa"/>
          </w:tcPr>
          <w:p w14:paraId="206BF252" w14:textId="77777777" w:rsidR="00D55871" w:rsidRPr="003261F4" w:rsidRDefault="00D55871" w:rsidP="00C72D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 usata per inserire i dati di un prodotto.</w:t>
            </w:r>
          </w:p>
        </w:tc>
      </w:tr>
      <w:tr w:rsidR="00D55871" w14:paraId="637D8170" w14:textId="77777777" w:rsidTr="00C72D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6BCA24" w14:textId="77777777" w:rsidR="00D55871" w:rsidRDefault="00D55871" w:rsidP="00C72D90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NotificaInserimentoProdottoErrore</w:t>
            </w:r>
            <w:proofErr w:type="spellEnd"/>
          </w:p>
        </w:tc>
        <w:tc>
          <w:tcPr>
            <w:tcW w:w="2623" w:type="dxa"/>
          </w:tcPr>
          <w:p w14:paraId="0B36AC89" w14:textId="77777777" w:rsidR="00D55871" w:rsidRPr="003261F4" w:rsidRDefault="00D55871" w:rsidP="00C72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3261F4">
              <w:t>Boundary</w:t>
            </w:r>
            <w:proofErr w:type="spellEnd"/>
          </w:p>
        </w:tc>
        <w:tc>
          <w:tcPr>
            <w:tcW w:w="2824" w:type="dxa"/>
          </w:tcPr>
          <w:p w14:paraId="4B85B4FF" w14:textId="77777777" w:rsidR="00D55871" w:rsidRDefault="00D55871" w:rsidP="00C72D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Notifica</w:t>
            </w:r>
            <w:r>
              <w:t xml:space="preserve"> l’errore</w:t>
            </w:r>
            <w:r w:rsidRPr="003261F4">
              <w:t xml:space="preserve"> del</w:t>
            </w:r>
            <w:r>
              <w:t>l’inserimento di un</w:t>
            </w:r>
            <w:r w:rsidRPr="003261F4">
              <w:t xml:space="preserve"> </w:t>
            </w:r>
            <w:r>
              <w:t>prodotto nella lista prodotti</w:t>
            </w:r>
            <w:r w:rsidRPr="003261F4">
              <w:t>.</w:t>
            </w:r>
          </w:p>
        </w:tc>
      </w:tr>
      <w:tr w:rsidR="00BD468A" w:rsidRPr="003261F4" w14:paraId="265DF0E3" w14:textId="77777777" w:rsidTr="009D2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16C13C" w14:textId="3765B0DF" w:rsidR="00BD468A" w:rsidRDefault="00B22E0F" w:rsidP="00EA2F9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B96C29">
              <w:rPr>
                <w:b w:val="0"/>
                <w:bCs w:val="0"/>
              </w:rPr>
              <w:t>odificaProdotto</w:t>
            </w:r>
            <w:r w:rsidR="00C81AEC">
              <w:rPr>
                <w:b w:val="0"/>
                <w:bCs w:val="0"/>
              </w:rPr>
              <w:t>Button</w:t>
            </w:r>
            <w:proofErr w:type="spellEnd"/>
          </w:p>
        </w:tc>
        <w:tc>
          <w:tcPr>
            <w:tcW w:w="2623" w:type="dxa"/>
          </w:tcPr>
          <w:p w14:paraId="4CFFF130" w14:textId="02E1B677" w:rsidR="00BD468A" w:rsidRPr="003261F4" w:rsidRDefault="00F555F6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824" w:type="dxa"/>
          </w:tcPr>
          <w:p w14:paraId="11D4A8D7" w14:textId="4C7AE231" w:rsidR="00BD468A" w:rsidRDefault="00C81AEC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</w:t>
            </w:r>
            <w:r w:rsidR="009D7320">
              <w:t xml:space="preserve">he permette di </w:t>
            </w:r>
            <w:r w:rsidR="00F94FEA">
              <w:t xml:space="preserve">modificare </w:t>
            </w:r>
            <w:r w:rsidR="00E92A12">
              <w:t xml:space="preserve">le </w:t>
            </w:r>
            <w:r w:rsidR="00957F72">
              <w:t>informazioni</w:t>
            </w:r>
            <w:r w:rsidR="00E92A12">
              <w:t xml:space="preserve"> </w:t>
            </w:r>
            <w:r w:rsidR="00A029C3">
              <w:t>di un prodotto.</w:t>
            </w:r>
          </w:p>
        </w:tc>
      </w:tr>
      <w:tr w:rsidR="00D7371B" w:rsidRPr="003261F4" w14:paraId="461CF464" w14:textId="77777777" w:rsidTr="009D2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E8D536D" w14:textId="0FDBE4B9" w:rsidR="00D7371B" w:rsidRDefault="00C81AEC" w:rsidP="00EA2F9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ModificaProdottoForm</w:t>
            </w:r>
            <w:proofErr w:type="spellEnd"/>
          </w:p>
        </w:tc>
        <w:tc>
          <w:tcPr>
            <w:tcW w:w="2623" w:type="dxa"/>
          </w:tcPr>
          <w:p w14:paraId="1EC65C35" w14:textId="01E24CD3" w:rsidR="00D7371B" w:rsidRPr="003261F4" w:rsidRDefault="00C81AEC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824" w:type="dxa"/>
          </w:tcPr>
          <w:p w14:paraId="3ACC2E67" w14:textId="1483617E" w:rsidR="00D7371B" w:rsidRPr="003261F4" w:rsidRDefault="004F075F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usata per inserire i dati da modificare del prodotto.</w:t>
            </w:r>
          </w:p>
        </w:tc>
      </w:tr>
      <w:tr w:rsidR="00D7371B" w:rsidRPr="003261F4" w14:paraId="18C26938" w14:textId="77777777" w:rsidTr="009D2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0DA4515" w14:textId="723120E2" w:rsidR="00D7371B" w:rsidRDefault="00880466" w:rsidP="00EA2F9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VisualizzaProdottoButton</w:t>
            </w:r>
            <w:proofErr w:type="spellEnd"/>
          </w:p>
        </w:tc>
        <w:tc>
          <w:tcPr>
            <w:tcW w:w="2623" w:type="dxa"/>
          </w:tcPr>
          <w:p w14:paraId="5098D7D2" w14:textId="61C762F4" w:rsidR="00D7371B" w:rsidRPr="003261F4" w:rsidRDefault="00880466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824" w:type="dxa"/>
          </w:tcPr>
          <w:p w14:paraId="129C7F0A" w14:textId="7FEE4FBF" w:rsidR="00D7371B" w:rsidRPr="003261F4" w:rsidRDefault="00880466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Pulsante che </w:t>
            </w:r>
            <w:r w:rsidR="00D67E7A">
              <w:t>permette di visualizzare le informazioni di un prodotto.</w:t>
            </w:r>
          </w:p>
        </w:tc>
      </w:tr>
      <w:tr w:rsidR="00D7371B" w:rsidRPr="003261F4" w14:paraId="29112119" w14:textId="77777777" w:rsidTr="009D2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35866A7" w14:textId="7B781DB8" w:rsidR="00D7371B" w:rsidRDefault="00B22E0F" w:rsidP="00EA2F9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Visualizza</w:t>
            </w:r>
            <w:r w:rsidR="00791ED6">
              <w:rPr>
                <w:b w:val="0"/>
                <w:bCs w:val="0"/>
              </w:rPr>
              <w:t>Dettagli</w:t>
            </w:r>
            <w:r>
              <w:rPr>
                <w:b w:val="0"/>
                <w:bCs w:val="0"/>
              </w:rPr>
              <w:t>OrdineButton</w:t>
            </w:r>
            <w:proofErr w:type="spellEnd"/>
          </w:p>
        </w:tc>
        <w:tc>
          <w:tcPr>
            <w:tcW w:w="2623" w:type="dxa"/>
          </w:tcPr>
          <w:p w14:paraId="4166E212" w14:textId="035974A4" w:rsidR="00D7371B" w:rsidRPr="003261F4" w:rsidRDefault="00B22E0F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824" w:type="dxa"/>
          </w:tcPr>
          <w:p w14:paraId="22FB985E" w14:textId="68A59BD9" w:rsidR="00D7371B" w:rsidRPr="003261F4" w:rsidRDefault="00B22E0F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Pulsante che </w:t>
            </w:r>
            <w:r w:rsidR="006F1825">
              <w:t>p</w:t>
            </w:r>
            <w:r>
              <w:t xml:space="preserve">ermette </w:t>
            </w:r>
            <w:r w:rsidR="006F1825">
              <w:t xml:space="preserve">di visualizzare </w:t>
            </w:r>
            <w:r w:rsidR="000C6F32">
              <w:t>le</w:t>
            </w:r>
            <w:r w:rsidR="006F1825">
              <w:t xml:space="preserve"> </w:t>
            </w:r>
            <w:r w:rsidR="000C6F32">
              <w:t xml:space="preserve">informazioni </w:t>
            </w:r>
            <w:r w:rsidR="006F1825">
              <w:t>di un or</w:t>
            </w:r>
            <w:r w:rsidR="000C6F32">
              <w:t>dine selezionato.</w:t>
            </w:r>
          </w:p>
        </w:tc>
      </w:tr>
      <w:tr w:rsidR="00D7371B" w:rsidRPr="003261F4" w14:paraId="0D8D633D" w14:textId="77777777" w:rsidTr="009D2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BF594D" w14:textId="5287ABC5" w:rsidR="00D7371B" w:rsidRDefault="00BA778F" w:rsidP="00EA2F9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ProdottoControl</w:t>
            </w:r>
            <w:proofErr w:type="spellEnd"/>
          </w:p>
        </w:tc>
        <w:tc>
          <w:tcPr>
            <w:tcW w:w="2623" w:type="dxa"/>
          </w:tcPr>
          <w:p w14:paraId="61D1BAD5" w14:textId="62EBCAC4" w:rsidR="00D7371B" w:rsidRPr="003261F4" w:rsidRDefault="00BA778F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824" w:type="dxa"/>
          </w:tcPr>
          <w:p w14:paraId="45F971BE" w14:textId="407D9DFE" w:rsidR="00D7371B" w:rsidRPr="003261F4" w:rsidRDefault="00BA778F" w:rsidP="00EA2F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la </w:t>
            </w:r>
            <w:r w:rsidR="003F591D">
              <w:t xml:space="preserve">funzione che permette </w:t>
            </w:r>
            <w:r w:rsidR="007A6B46">
              <w:t xml:space="preserve">di effettuare </w:t>
            </w:r>
            <w:r w:rsidR="00A14299">
              <w:t xml:space="preserve">le operazioni </w:t>
            </w:r>
            <w:r w:rsidR="007A6B46">
              <w:t>di</w:t>
            </w:r>
            <w:r w:rsidR="00EF58FB">
              <w:t xml:space="preserve"> un prodotto.</w:t>
            </w:r>
          </w:p>
        </w:tc>
      </w:tr>
      <w:tr w:rsidR="00BA778F" w:rsidRPr="003261F4" w14:paraId="4B916947" w14:textId="77777777" w:rsidTr="009D27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1978B00" w14:textId="62B13307" w:rsidR="00BA778F" w:rsidRDefault="0052183D" w:rsidP="00EA2F91">
            <w:proofErr w:type="spellStart"/>
            <w:ins w:id="29" w:author="{FE6971CD-F00D-4A46-91B6-A263FF93D529}" w:date="2022-01-04T21:08:00Z">
              <w:r>
                <w:rPr>
                  <w:b w:val="0"/>
                  <w:bCs w:val="0"/>
                </w:rPr>
                <w:t>Ordine</w:t>
              </w:r>
            </w:ins>
            <w:r w:rsidR="00C33A7B">
              <w:rPr>
                <w:b w:val="0"/>
                <w:bCs w:val="0"/>
              </w:rPr>
              <w:t>Control</w:t>
            </w:r>
            <w:proofErr w:type="spellEnd"/>
          </w:p>
          <w:p w14:paraId="49F5E3CD" w14:textId="5B0EC3F8" w:rsidR="00BA778F" w:rsidRPr="0052183D" w:rsidRDefault="00BA778F" w:rsidP="0052183D">
            <w:pPr>
              <w:jc w:val="center"/>
            </w:pPr>
          </w:p>
        </w:tc>
        <w:tc>
          <w:tcPr>
            <w:tcW w:w="2623" w:type="dxa"/>
          </w:tcPr>
          <w:p w14:paraId="79310796" w14:textId="6BA9424B" w:rsidR="00BA778F" w:rsidRPr="003261F4" w:rsidRDefault="006C79D4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824" w:type="dxa"/>
          </w:tcPr>
          <w:p w14:paraId="68FCF6B5" w14:textId="0BE2E6E5" w:rsidR="00BA778F" w:rsidRPr="003261F4" w:rsidRDefault="000610DB" w:rsidP="00EA2F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Gestisce la funzione che permette </w:t>
            </w:r>
            <w:r w:rsidR="007A6B46">
              <w:t>di effettuare le operazioni di un ordine</w:t>
            </w:r>
            <w:r w:rsidR="00535D01">
              <w:t>.</w:t>
            </w:r>
          </w:p>
        </w:tc>
      </w:tr>
    </w:tbl>
    <w:p w14:paraId="0F979F57" w14:textId="0EC5258F" w:rsidR="00487782" w:rsidRPr="003261F4" w:rsidRDefault="00487782" w:rsidP="001D2C9F"/>
    <w:p w14:paraId="461A0191" w14:textId="4EB0BDCD" w:rsidR="004C4383" w:rsidRPr="003261F4" w:rsidRDefault="00DE15FD" w:rsidP="00B34C1F">
      <w:pPr>
        <w:pStyle w:val="Titolo5"/>
      </w:pPr>
      <w:r>
        <w:lastRenderedPageBreak/>
        <w:t>O</w:t>
      </w:r>
      <w:r w:rsidR="0F9E9609">
        <w:t>D_GV1 Operazioni prodotto</w:t>
      </w:r>
    </w:p>
    <w:p w14:paraId="49C28F0C" w14:textId="792BF1DA" w:rsidR="00CE0811" w:rsidRDefault="00E14417" w:rsidP="00CE0811">
      <w:r>
        <w:rPr>
          <w:noProof/>
        </w:rPr>
        <w:drawing>
          <wp:inline distT="0" distB="0" distL="0" distR="0" wp14:anchorId="3DD45B6D" wp14:editId="36514E77">
            <wp:extent cx="6120130" cy="242316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C0C" w14:textId="3A565174" w:rsidR="00E72AFD" w:rsidRPr="003261F4" w:rsidRDefault="00E72AFD" w:rsidP="001D2C9F"/>
    <w:p w14:paraId="0EE3921F" w14:textId="0E803477" w:rsidR="00CF1148" w:rsidRDefault="0F9E9609" w:rsidP="006D3F28">
      <w:pPr>
        <w:pStyle w:val="Titolo4"/>
      </w:pPr>
      <w:r>
        <w:t>MO_GA Gestione Acquisti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3715"/>
        <w:gridCol w:w="2904"/>
        <w:gridCol w:w="2999"/>
      </w:tblGrid>
      <w:tr w:rsidR="006160EC" w:rsidRPr="005312E4" w14:paraId="09482E56" w14:textId="77777777" w:rsidTr="00D75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09283BD5" w14:textId="46897449" w:rsidR="006160EC" w:rsidRPr="005312E4" w:rsidRDefault="006160EC" w:rsidP="006160EC">
            <w:r w:rsidRPr="005312E4">
              <w:t>Nome Oggetto</w:t>
            </w:r>
          </w:p>
        </w:tc>
        <w:tc>
          <w:tcPr>
            <w:tcW w:w="2904" w:type="dxa"/>
          </w:tcPr>
          <w:p w14:paraId="678BFDBE" w14:textId="424EA525" w:rsidR="006160EC" w:rsidRPr="005312E4" w:rsidRDefault="006160EC" w:rsidP="006160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12E4">
              <w:t>Categoria</w:t>
            </w:r>
          </w:p>
        </w:tc>
        <w:tc>
          <w:tcPr>
            <w:tcW w:w="2999" w:type="dxa"/>
          </w:tcPr>
          <w:p w14:paraId="0092580A" w14:textId="03D47E05" w:rsidR="006160EC" w:rsidRPr="005312E4" w:rsidRDefault="006160EC" w:rsidP="006160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312E4">
              <w:t>Descrizione</w:t>
            </w:r>
          </w:p>
        </w:tc>
      </w:tr>
      <w:tr w:rsidR="00327284" w:rsidRPr="005312E4" w14:paraId="678930ED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50BF378F" w14:textId="77777777" w:rsidR="00327284" w:rsidRPr="00327284" w:rsidRDefault="00327284" w:rsidP="006160EC">
            <w:pPr>
              <w:rPr>
                <w:b w:val="0"/>
                <w:bCs w:val="0"/>
              </w:rPr>
            </w:pPr>
            <w:r w:rsidRPr="00327284">
              <w:rPr>
                <w:b w:val="0"/>
                <w:bCs w:val="0"/>
              </w:rPr>
              <w:t>Carrello</w:t>
            </w:r>
          </w:p>
        </w:tc>
        <w:tc>
          <w:tcPr>
            <w:tcW w:w="2904" w:type="dxa"/>
          </w:tcPr>
          <w:p w14:paraId="52C34329" w14:textId="0D96EBD6" w:rsidR="00327284" w:rsidRPr="00327284" w:rsidRDefault="00327284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2999" w:type="dxa"/>
          </w:tcPr>
          <w:p w14:paraId="27F47069" w14:textId="1D168F1C" w:rsidR="00327284" w:rsidRPr="00327284" w:rsidRDefault="00327284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Componente in cui l’utente aggiunge i prodotti prima dell’acquisto.</w:t>
            </w:r>
          </w:p>
        </w:tc>
      </w:tr>
      <w:tr w:rsidR="00804C49" w:rsidRPr="005312E4" w14:paraId="4A405A53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320AB089" w14:textId="10EADA97" w:rsidR="00804C49" w:rsidRPr="00327284" w:rsidRDefault="00804C49" w:rsidP="00804C49">
            <w:pPr>
              <w:rPr>
                <w:b w:val="0"/>
                <w:bCs w:val="0"/>
              </w:rPr>
            </w:pPr>
            <w:r>
              <w:rPr>
                <w:rFonts w:cstheme="majorHAnsi"/>
                <w:b w:val="0"/>
                <w:bCs w:val="0"/>
              </w:rPr>
              <w:t>Lista Desideri</w:t>
            </w:r>
          </w:p>
        </w:tc>
        <w:tc>
          <w:tcPr>
            <w:tcW w:w="2904" w:type="dxa"/>
          </w:tcPr>
          <w:p w14:paraId="5F235042" w14:textId="1CD08F2D" w:rsidR="00804C49" w:rsidRDefault="00804C49" w:rsidP="0080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cstheme="majorHAnsi"/>
              </w:rPr>
              <w:t>Entity</w:t>
            </w:r>
            <w:proofErr w:type="spellEnd"/>
          </w:p>
        </w:tc>
        <w:tc>
          <w:tcPr>
            <w:tcW w:w="2999" w:type="dxa"/>
          </w:tcPr>
          <w:p w14:paraId="68CAE1AB" w14:textId="08116D4B" w:rsidR="00804C49" w:rsidRDefault="00804C49" w:rsidP="00804C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ajorHAnsi"/>
              </w:rPr>
              <w:t>Lista Desideri che l’utente può riempire salvando i propri prodotti.</w:t>
            </w:r>
          </w:p>
        </w:tc>
      </w:tr>
      <w:tr w:rsidR="00D75C11" w:rsidRPr="005312E4" w14:paraId="13B57AB5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376FBF3C" w14:textId="02691CDA" w:rsidR="00D75C11" w:rsidRDefault="00D75C11" w:rsidP="00D75C11">
            <w:pPr>
              <w:rPr>
                <w:rFonts w:cstheme="majorHAnsi"/>
                <w:b w:val="0"/>
                <w:bCs w:val="0"/>
              </w:rPr>
            </w:pPr>
            <w:r>
              <w:rPr>
                <w:b w:val="0"/>
                <w:bCs w:val="0"/>
              </w:rPr>
              <w:t>Prodotto</w:t>
            </w:r>
          </w:p>
        </w:tc>
        <w:tc>
          <w:tcPr>
            <w:tcW w:w="2904" w:type="dxa"/>
          </w:tcPr>
          <w:p w14:paraId="55082AFA" w14:textId="15849131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 w:rsidRPr="003261F4">
              <w:t>Entity</w:t>
            </w:r>
            <w:proofErr w:type="spellEnd"/>
          </w:p>
        </w:tc>
        <w:tc>
          <w:tcPr>
            <w:tcW w:w="2999" w:type="dxa"/>
          </w:tcPr>
          <w:p w14:paraId="35658BEB" w14:textId="19C2CEE9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ajorHAnsi"/>
              </w:rPr>
            </w:pPr>
            <w:r w:rsidRPr="003261F4">
              <w:t xml:space="preserve">Componente che </w:t>
            </w:r>
            <w:r>
              <w:t>viene caricato da un venditore</w:t>
            </w:r>
            <w:r w:rsidRPr="003261F4">
              <w:t xml:space="preserve">. </w:t>
            </w:r>
            <w:proofErr w:type="gramStart"/>
            <w:r w:rsidRPr="003261F4">
              <w:t>E’</w:t>
            </w:r>
            <w:proofErr w:type="gramEnd"/>
            <w:r w:rsidRPr="003261F4">
              <w:t xml:space="preserve"> formato da: </w:t>
            </w:r>
            <w:r>
              <w:t>nome, prezzo, descrizione</w:t>
            </w:r>
            <w:r w:rsidRPr="003261F4">
              <w:t>, immagine e categoria.</w:t>
            </w:r>
          </w:p>
        </w:tc>
      </w:tr>
      <w:tr w:rsidR="00D75C11" w:rsidRPr="005312E4" w14:paraId="5B90C276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7C103F06" w14:textId="037744C2" w:rsidR="00D75C11" w:rsidRDefault="00D75C11" w:rsidP="00D75C11">
            <w:pPr>
              <w:rPr>
                <w:rFonts w:cstheme="majorHAnsi"/>
                <w:b w:val="0"/>
                <w:bCs w:val="0"/>
              </w:rPr>
            </w:pPr>
            <w:r>
              <w:rPr>
                <w:b w:val="0"/>
                <w:bCs w:val="0"/>
              </w:rPr>
              <w:t>Ordine</w:t>
            </w:r>
          </w:p>
        </w:tc>
        <w:tc>
          <w:tcPr>
            <w:tcW w:w="2904" w:type="dxa"/>
          </w:tcPr>
          <w:p w14:paraId="164ED1DA" w14:textId="11958A37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proofErr w:type="spellStart"/>
            <w:r>
              <w:t>Entity</w:t>
            </w:r>
            <w:proofErr w:type="spellEnd"/>
          </w:p>
        </w:tc>
        <w:tc>
          <w:tcPr>
            <w:tcW w:w="2999" w:type="dxa"/>
          </w:tcPr>
          <w:p w14:paraId="68D557A8" w14:textId="30E41B40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ajorHAnsi"/>
              </w:rPr>
            </w:pPr>
            <w:r>
              <w:t xml:space="preserve">Componente generato all’acquisto di uno o più </w:t>
            </w:r>
            <w:r>
              <w:lastRenderedPageBreak/>
              <w:t>prodotti contenente informazioni sull’acquirente ed i prodotti acquistati.</w:t>
            </w:r>
          </w:p>
        </w:tc>
      </w:tr>
      <w:tr w:rsidR="00D75C11" w:rsidRPr="005312E4" w14:paraId="2C6F29F3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414BC1FE" w14:textId="70376742" w:rsidR="00D75C11" w:rsidRPr="005312E4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RicercaButton</w:t>
            </w:r>
            <w:proofErr w:type="spellEnd"/>
          </w:p>
        </w:tc>
        <w:tc>
          <w:tcPr>
            <w:tcW w:w="2904" w:type="dxa"/>
          </w:tcPr>
          <w:p w14:paraId="125DF7D5" w14:textId="13A37AE7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39F94F97" w14:textId="5302B0AA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modificare le informazioni di un prodotto.</w:t>
            </w:r>
          </w:p>
        </w:tc>
      </w:tr>
      <w:tr w:rsidR="00D75C11" w:rsidRPr="005312E4" w14:paraId="5EB2427F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050F7209" w14:textId="5D3B021F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AggiungiCarrelloButton</w:t>
            </w:r>
            <w:proofErr w:type="spellEnd"/>
          </w:p>
        </w:tc>
        <w:tc>
          <w:tcPr>
            <w:tcW w:w="2904" w:type="dxa"/>
          </w:tcPr>
          <w:p w14:paraId="3C967FE3" w14:textId="7736013D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74B4FF47" w14:textId="399EE085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che permette di aggiungere un prodotto al carrello.</w:t>
            </w:r>
          </w:p>
        </w:tc>
      </w:tr>
      <w:tr w:rsidR="00D75C11" w:rsidRPr="005312E4" w14:paraId="3251E7DE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66406DE0" w14:textId="6D0745C9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RimuoviCarrelloButton</w:t>
            </w:r>
            <w:proofErr w:type="spellEnd"/>
          </w:p>
        </w:tc>
        <w:tc>
          <w:tcPr>
            <w:tcW w:w="2904" w:type="dxa"/>
          </w:tcPr>
          <w:p w14:paraId="50C41838" w14:textId="51133218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Buondary</w:t>
            </w:r>
            <w:proofErr w:type="spellEnd"/>
          </w:p>
        </w:tc>
        <w:tc>
          <w:tcPr>
            <w:tcW w:w="2999" w:type="dxa"/>
          </w:tcPr>
          <w:p w14:paraId="0DE20120" w14:textId="374B312E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rimuovere un prodotto al carrello.</w:t>
            </w:r>
          </w:p>
        </w:tc>
      </w:tr>
      <w:tr w:rsidR="00D75C11" w:rsidRPr="005312E4" w14:paraId="16512A92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3FA91DCD" w14:textId="5B70BBB4" w:rsidR="00D75C11" w:rsidRPr="005312E4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NotificaErroreRicerca</w:t>
            </w:r>
            <w:proofErr w:type="spellEnd"/>
          </w:p>
        </w:tc>
        <w:tc>
          <w:tcPr>
            <w:tcW w:w="2904" w:type="dxa"/>
          </w:tcPr>
          <w:p w14:paraId="55E92919" w14:textId="236EAEFD" w:rsidR="00D75C11" w:rsidRPr="005312E4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6CDA85F0" w14:textId="749E8D35" w:rsidR="00D75C11" w:rsidRPr="005312E4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61F4">
              <w:t>Notifica</w:t>
            </w:r>
            <w:r>
              <w:t xml:space="preserve"> l’errore</w:t>
            </w:r>
            <w:r w:rsidRPr="003261F4">
              <w:t xml:space="preserve"> </w:t>
            </w:r>
            <w:r>
              <w:t>della ricerca di un</w:t>
            </w:r>
            <w:r w:rsidRPr="003261F4">
              <w:t xml:space="preserve"> </w:t>
            </w:r>
            <w:r>
              <w:t>prodotto</w:t>
            </w:r>
            <w:r w:rsidRPr="003261F4">
              <w:t>.</w:t>
            </w:r>
          </w:p>
        </w:tc>
      </w:tr>
      <w:tr w:rsidR="00D75C11" w:rsidRPr="005312E4" w14:paraId="608E1FAE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42DAE98C" w14:textId="631F4A1C" w:rsidR="00D75C11" w:rsidRPr="005312E4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AggiuingiListDesButton</w:t>
            </w:r>
            <w:proofErr w:type="spellEnd"/>
          </w:p>
        </w:tc>
        <w:tc>
          <w:tcPr>
            <w:tcW w:w="2904" w:type="dxa"/>
          </w:tcPr>
          <w:p w14:paraId="633E76C6" w14:textId="46491A2B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6E5F7EBE" w14:textId="018DE2AE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inserire un prodotto alla lista desideri.</w:t>
            </w:r>
          </w:p>
        </w:tc>
      </w:tr>
      <w:tr w:rsidR="00D75C11" w:rsidRPr="005312E4" w14:paraId="19D8EA88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441E4F13" w14:textId="738A72A3" w:rsidR="00D75C11" w:rsidRPr="005312E4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RimuoviListDesButton</w:t>
            </w:r>
            <w:proofErr w:type="spellEnd"/>
          </w:p>
        </w:tc>
        <w:tc>
          <w:tcPr>
            <w:tcW w:w="2904" w:type="dxa"/>
          </w:tcPr>
          <w:p w14:paraId="59CC752D" w14:textId="28397489" w:rsidR="00D75C11" w:rsidRPr="005312E4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13B8210F" w14:textId="2F8274D0" w:rsidR="00D75C11" w:rsidRPr="005312E4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che permette di rimuovere un prodotto dalla lista desideri.</w:t>
            </w:r>
          </w:p>
        </w:tc>
      </w:tr>
      <w:tr w:rsidR="00D75C11" w:rsidRPr="005312E4" w14:paraId="1FB22599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7BD518DD" w14:textId="67500DEE" w:rsidR="00D75C11" w:rsidRDefault="00D75C11" w:rsidP="00D75C11">
            <w:pPr>
              <w:tabs>
                <w:tab w:val="left" w:pos="2213"/>
              </w:tabs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AcquistiProdottoButton</w:t>
            </w:r>
            <w:proofErr w:type="spellEnd"/>
          </w:p>
        </w:tc>
        <w:tc>
          <w:tcPr>
            <w:tcW w:w="2904" w:type="dxa"/>
          </w:tcPr>
          <w:p w14:paraId="3927D2AB" w14:textId="279A7C55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47C9B1AD" w14:textId="76B26A6F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acquistare un prodotto</w:t>
            </w:r>
          </w:p>
        </w:tc>
      </w:tr>
      <w:tr w:rsidR="00D75C11" w:rsidRPr="005312E4" w14:paraId="03418B78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24CB4294" w14:textId="25C41ABE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AcquistiProdottoForm</w:t>
            </w:r>
            <w:proofErr w:type="spellEnd"/>
          </w:p>
        </w:tc>
        <w:tc>
          <w:tcPr>
            <w:tcW w:w="2904" w:type="dxa"/>
          </w:tcPr>
          <w:p w14:paraId="24C5E595" w14:textId="6CA0A03E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57055959" w14:textId="31E26BC5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di inserire i dati per l’acquisto.</w:t>
            </w:r>
          </w:p>
        </w:tc>
      </w:tr>
      <w:tr w:rsidR="00D75C11" w:rsidRPr="005312E4" w14:paraId="4879A472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1DFDAA44" w14:textId="7DE76BB3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lastRenderedPageBreak/>
              <w:t>VisualizzaProdottoButton</w:t>
            </w:r>
            <w:proofErr w:type="spellEnd"/>
          </w:p>
        </w:tc>
        <w:tc>
          <w:tcPr>
            <w:tcW w:w="2904" w:type="dxa"/>
          </w:tcPr>
          <w:p w14:paraId="2779C773" w14:textId="321BBBE6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05E54AF7" w14:textId="6D04226C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visualizzare le informazioni di un prodotto.</w:t>
            </w:r>
          </w:p>
        </w:tc>
      </w:tr>
      <w:tr w:rsidR="00D75C11" w:rsidRPr="005312E4" w14:paraId="5D13FDAE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539FC743" w14:textId="52A96818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VisualizzaDettagliOrdineButton</w:t>
            </w:r>
            <w:proofErr w:type="spellEnd"/>
          </w:p>
        </w:tc>
        <w:tc>
          <w:tcPr>
            <w:tcW w:w="2904" w:type="dxa"/>
          </w:tcPr>
          <w:p w14:paraId="33AC34E0" w14:textId="480B390F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999" w:type="dxa"/>
          </w:tcPr>
          <w:p w14:paraId="70753F8D" w14:textId="7198D434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che permette di visualizzare le informazioni di un ordine selezionato.</w:t>
            </w:r>
          </w:p>
        </w:tc>
      </w:tr>
      <w:tr w:rsidR="00D75C11" w:rsidRPr="005312E4" w14:paraId="443CB51C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47623C57" w14:textId="1C4D8CA3" w:rsidR="00D75C11" w:rsidRPr="005312E4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RicercaControl</w:t>
            </w:r>
            <w:proofErr w:type="spellEnd"/>
          </w:p>
        </w:tc>
        <w:tc>
          <w:tcPr>
            <w:tcW w:w="2904" w:type="dxa"/>
          </w:tcPr>
          <w:p w14:paraId="1EB19F30" w14:textId="081370D8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1F34B627" w14:textId="497DD045" w:rsidR="00D75C11" w:rsidRPr="005312E4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funzione che permette la ricerca di un prodotto.</w:t>
            </w:r>
          </w:p>
        </w:tc>
      </w:tr>
      <w:tr w:rsidR="00D75C11" w:rsidRPr="005312E4" w14:paraId="3EECD9D5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490C9932" w14:textId="37E071C7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CarrelloControl</w:t>
            </w:r>
            <w:proofErr w:type="spellEnd"/>
          </w:p>
        </w:tc>
        <w:tc>
          <w:tcPr>
            <w:tcW w:w="2904" w:type="dxa"/>
          </w:tcPr>
          <w:p w14:paraId="035DEFA1" w14:textId="3E5C5014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45BEAC82" w14:textId="5E35E6E2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le funzioni che permettono l’aggiunta o la rimozione di un prodotto dal carrello.</w:t>
            </w:r>
          </w:p>
        </w:tc>
      </w:tr>
      <w:tr w:rsidR="00D75C11" w:rsidRPr="005312E4" w14:paraId="0130511F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66E3EFEB" w14:textId="11ABD0CE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ListaDesControl</w:t>
            </w:r>
            <w:proofErr w:type="spellEnd"/>
          </w:p>
        </w:tc>
        <w:tc>
          <w:tcPr>
            <w:tcW w:w="2904" w:type="dxa"/>
          </w:tcPr>
          <w:p w14:paraId="5177E70F" w14:textId="4E3509E3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7FE7F85F" w14:textId="5A769936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le funzioni che permettono l’aggiunta o la rimozione di un prodotto dalla lista desideri.</w:t>
            </w:r>
          </w:p>
        </w:tc>
      </w:tr>
      <w:tr w:rsidR="00D75C11" w:rsidRPr="005312E4" w14:paraId="5AB9CF2E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0C4D1CDA" w14:textId="492586DA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AcquistoProdottoControl</w:t>
            </w:r>
            <w:proofErr w:type="spellEnd"/>
          </w:p>
        </w:tc>
        <w:tc>
          <w:tcPr>
            <w:tcW w:w="2904" w:type="dxa"/>
          </w:tcPr>
          <w:p w14:paraId="055882F5" w14:textId="695CEC17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2FA4A77A" w14:textId="7BBABB90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le funzioni che permettono al cliente di acquistare dei prodotti.</w:t>
            </w:r>
          </w:p>
        </w:tc>
      </w:tr>
      <w:tr w:rsidR="00D75C11" w:rsidRPr="005312E4" w14:paraId="062911A9" w14:textId="77777777" w:rsidTr="00D75C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5217A89D" w14:textId="2D066C07" w:rsidR="00D75C11" w:rsidRDefault="00D75C11" w:rsidP="00D75C11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ProdottoControl</w:t>
            </w:r>
            <w:proofErr w:type="spellEnd"/>
          </w:p>
        </w:tc>
        <w:tc>
          <w:tcPr>
            <w:tcW w:w="2904" w:type="dxa"/>
          </w:tcPr>
          <w:p w14:paraId="70AC760F" w14:textId="6A6B1857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233A144A" w14:textId="2991AC9B" w:rsidR="00D75C11" w:rsidRDefault="00D75C11" w:rsidP="00D75C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funzione che permette di effettuare le operazioni di un prodotto.</w:t>
            </w:r>
          </w:p>
        </w:tc>
      </w:tr>
      <w:tr w:rsidR="00D75C11" w:rsidRPr="005312E4" w14:paraId="615B9F24" w14:textId="77777777" w:rsidTr="00D75C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</w:tcPr>
          <w:p w14:paraId="54977878" w14:textId="77777777" w:rsidR="00D75C11" w:rsidRDefault="00D75C11" w:rsidP="00D75C11">
            <w:proofErr w:type="spellStart"/>
            <w:ins w:id="30" w:author="{FE6971CD-F00D-4A46-91B6-A263FF93D529}" w:date="2022-01-04T21:08:00Z">
              <w:r>
                <w:rPr>
                  <w:b w:val="0"/>
                  <w:bCs w:val="0"/>
                </w:rPr>
                <w:t>Ordine</w:t>
              </w:r>
            </w:ins>
            <w:r>
              <w:rPr>
                <w:b w:val="0"/>
                <w:bCs w:val="0"/>
              </w:rPr>
              <w:t>Control</w:t>
            </w:r>
            <w:proofErr w:type="spellEnd"/>
          </w:p>
          <w:p w14:paraId="69C7EFFD" w14:textId="77777777" w:rsidR="00D75C11" w:rsidRDefault="00D75C11" w:rsidP="00D75C11">
            <w:pPr>
              <w:rPr>
                <w:b w:val="0"/>
                <w:bCs w:val="0"/>
              </w:rPr>
            </w:pPr>
          </w:p>
        </w:tc>
        <w:tc>
          <w:tcPr>
            <w:tcW w:w="2904" w:type="dxa"/>
          </w:tcPr>
          <w:p w14:paraId="364E99D2" w14:textId="51F57C58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999" w:type="dxa"/>
          </w:tcPr>
          <w:p w14:paraId="006FF020" w14:textId="51B01342" w:rsidR="00D75C11" w:rsidRDefault="00D75C11" w:rsidP="00D75C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Gestisce la funzione che permette di effettuare </w:t>
            </w:r>
            <w:r>
              <w:lastRenderedPageBreak/>
              <w:t>le operazioni di un ordine.</w:t>
            </w:r>
          </w:p>
        </w:tc>
      </w:tr>
    </w:tbl>
    <w:p w14:paraId="2A843C56" w14:textId="77777777" w:rsidR="006160EC" w:rsidRDefault="006160EC" w:rsidP="006160EC"/>
    <w:p w14:paraId="7502E66E" w14:textId="62E6BD30" w:rsidR="00826C44" w:rsidRDefault="006D65E0" w:rsidP="00B34C1F">
      <w:pPr>
        <w:pStyle w:val="Titolo5"/>
      </w:pPr>
      <w:r>
        <w:t>O</w:t>
      </w:r>
      <w:r w:rsidR="0F9E9609">
        <w:t>D_GA1 Ricerca</w:t>
      </w:r>
    </w:p>
    <w:p w14:paraId="6C15D129" w14:textId="77777777" w:rsidR="00590BCE" w:rsidRDefault="00590BCE" w:rsidP="006160EC">
      <w:pPr>
        <w:rPr>
          <w:noProof/>
        </w:rPr>
      </w:pPr>
    </w:p>
    <w:p w14:paraId="593DFB45" w14:textId="6E907FCA" w:rsidR="006D3F28" w:rsidRDefault="00BF7DDE" w:rsidP="006160EC">
      <w:r>
        <w:rPr>
          <w:noProof/>
        </w:rPr>
        <w:drawing>
          <wp:inline distT="0" distB="0" distL="0" distR="0" wp14:anchorId="38836DD5" wp14:editId="06B51A21">
            <wp:extent cx="6684010" cy="1640120"/>
            <wp:effectExtent l="0" t="0" r="254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3"/>
                    <a:stretch/>
                  </pic:blipFill>
                  <pic:spPr bwMode="auto">
                    <a:xfrm>
                      <a:off x="0" y="0"/>
                      <a:ext cx="6688600" cy="164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1BA03" w14:textId="251DB7C8" w:rsidR="00212302" w:rsidRDefault="00F70921" w:rsidP="00B34C1F">
      <w:pPr>
        <w:pStyle w:val="Titolo5"/>
      </w:pPr>
      <w:r>
        <w:t>O</w:t>
      </w:r>
      <w:r w:rsidR="0F9E9609">
        <w:t>D_GA2 Aggiungi/Rimuovi dal carrello</w:t>
      </w:r>
    </w:p>
    <w:p w14:paraId="6D720C17" w14:textId="32932B52" w:rsidR="007E52A2" w:rsidRPr="007E52A2" w:rsidRDefault="007E52A2" w:rsidP="007E52A2">
      <w:r>
        <w:rPr>
          <w:noProof/>
        </w:rPr>
        <w:drawing>
          <wp:inline distT="0" distB="0" distL="0" distR="0" wp14:anchorId="2F506F81" wp14:editId="0F4CA50E">
            <wp:extent cx="6120130" cy="1234440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82"/>
                    <a:stretch/>
                  </pic:blipFill>
                  <pic:spPr bwMode="auto">
                    <a:xfrm>
                      <a:off x="0" y="0"/>
                      <a:ext cx="612013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0DEE6" w14:textId="70B1A292" w:rsidR="006D3F28" w:rsidRDefault="00ED065D" w:rsidP="00B34C1F">
      <w:pPr>
        <w:pStyle w:val="Titolo5"/>
      </w:pPr>
      <w:r>
        <w:t>O</w:t>
      </w:r>
      <w:r w:rsidR="0F9E9609">
        <w:t>D_GA3 Aggiungi/rimuovi Lista desideri</w:t>
      </w:r>
    </w:p>
    <w:p w14:paraId="5B0E8B2A" w14:textId="76ACFAC3" w:rsidR="00A37C9F" w:rsidRDefault="00A37C9F" w:rsidP="006160EC">
      <w:r>
        <w:rPr>
          <w:noProof/>
        </w:rPr>
        <w:drawing>
          <wp:inline distT="0" distB="0" distL="0" distR="0" wp14:anchorId="651D0E56" wp14:editId="6307DED9">
            <wp:extent cx="6801906" cy="108966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9266" cy="10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54DD" w14:textId="423E0534" w:rsidR="4B6D2C20" w:rsidRDefault="4B6D2C20" w:rsidP="4B6D2C20">
      <w:pPr>
        <w:pStyle w:val="Titolo5"/>
      </w:pPr>
      <w:r>
        <w:t>OD_GA4 Acquisto di un prodotto</w:t>
      </w:r>
    </w:p>
    <w:p w14:paraId="5F88ECA2" w14:textId="648E40CF" w:rsidR="004A55A0" w:rsidRDefault="00640E93" w:rsidP="006160EC">
      <w:r>
        <w:rPr>
          <w:noProof/>
        </w:rPr>
        <w:drawing>
          <wp:inline distT="0" distB="0" distL="0" distR="0" wp14:anchorId="4059294E" wp14:editId="5D403081">
            <wp:extent cx="6709699" cy="13335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195" cy="13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8545" w14:textId="26170A27" w:rsidR="004A55A0" w:rsidRDefault="00524B79" w:rsidP="0004097E">
      <w:pPr>
        <w:pStyle w:val="Titolo5"/>
      </w:pPr>
      <w:r>
        <w:lastRenderedPageBreak/>
        <w:t xml:space="preserve">OD_GA5 </w:t>
      </w:r>
      <w:r w:rsidR="0004097E">
        <w:t>Visualizza ordine</w:t>
      </w:r>
    </w:p>
    <w:p w14:paraId="0D4F252F" w14:textId="0911B117" w:rsidR="00087564" w:rsidRPr="00087564" w:rsidRDefault="00087564" w:rsidP="00087564">
      <w:r>
        <w:rPr>
          <w:noProof/>
        </w:rPr>
        <w:drawing>
          <wp:inline distT="0" distB="0" distL="0" distR="0" wp14:anchorId="06C364D3" wp14:editId="5816D1AE">
            <wp:extent cx="6120130" cy="1134110"/>
            <wp:effectExtent l="0" t="0" r="0" b="8890"/>
            <wp:docPr id="20" name="Immagine 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avol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05CC" w14:textId="0898C7FD" w:rsidR="0004097E" w:rsidRDefault="0004097E" w:rsidP="0035594A">
      <w:pPr>
        <w:pStyle w:val="Titolo5"/>
      </w:pPr>
      <w:r>
        <w:t xml:space="preserve">OD_GA6 </w:t>
      </w:r>
      <w:r w:rsidR="0035594A">
        <w:t>Visualizza Prodotto</w:t>
      </w:r>
    </w:p>
    <w:p w14:paraId="78CFFFD9" w14:textId="418AFF39" w:rsidR="00087564" w:rsidRPr="00087564" w:rsidRDefault="00087564" w:rsidP="00087564">
      <w:r>
        <w:rPr>
          <w:noProof/>
        </w:rPr>
        <w:drawing>
          <wp:inline distT="0" distB="0" distL="0" distR="0" wp14:anchorId="0C6DF4E4" wp14:editId="1D62BED9">
            <wp:extent cx="6120130" cy="129540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88E" w14:textId="77F5B070" w:rsidR="004A55A0" w:rsidRDefault="0F9E9609" w:rsidP="004A55A0">
      <w:pPr>
        <w:pStyle w:val="Titolo4"/>
      </w:pPr>
      <w:r>
        <w:t>MO_GAM Gestione Amministratore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419"/>
        <w:gridCol w:w="2493"/>
        <w:gridCol w:w="2706"/>
      </w:tblGrid>
      <w:tr w:rsidR="00D36FFD" w14:paraId="26ED2C0B" w14:textId="77777777" w:rsidTr="008B1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5F5183E0" w14:textId="0E04B56A" w:rsidR="00784CDD" w:rsidRDefault="00784CDD" w:rsidP="006160EC">
            <w:r>
              <w:t>Nome Oggetto</w:t>
            </w:r>
          </w:p>
        </w:tc>
        <w:tc>
          <w:tcPr>
            <w:tcW w:w="2493" w:type="dxa"/>
          </w:tcPr>
          <w:p w14:paraId="553D018A" w14:textId="6D533F27" w:rsidR="00784CDD" w:rsidRDefault="00784CDD" w:rsidP="006160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</w:tc>
        <w:tc>
          <w:tcPr>
            <w:tcW w:w="2706" w:type="dxa"/>
          </w:tcPr>
          <w:p w14:paraId="2070EAD2" w14:textId="563C06AB" w:rsidR="00784CDD" w:rsidRDefault="00784CDD" w:rsidP="006160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D36FFD" w14:paraId="7DF8F830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78C1DC7" w14:textId="6C8807A0" w:rsidR="00784CDD" w:rsidRDefault="00C51AEE" w:rsidP="006160EC">
            <w:r>
              <w:t>Segnalazione</w:t>
            </w:r>
          </w:p>
        </w:tc>
        <w:tc>
          <w:tcPr>
            <w:tcW w:w="2493" w:type="dxa"/>
          </w:tcPr>
          <w:p w14:paraId="455F2E8A" w14:textId="787EC705" w:rsidR="00784CDD" w:rsidRDefault="00CC0F55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2706" w:type="dxa"/>
          </w:tcPr>
          <w:p w14:paraId="6F893667" w14:textId="53E91DC2" w:rsidR="00784CDD" w:rsidRDefault="003472F5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Componente che contiene le informazioni su una segnalazione </w:t>
            </w:r>
            <w:r w:rsidR="00C50956">
              <w:t xml:space="preserve">effettuata da un cliente. </w:t>
            </w:r>
          </w:p>
        </w:tc>
      </w:tr>
      <w:tr w:rsidR="00922A9E" w14:paraId="32D571E6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C564122" w14:textId="3B0AFA9D" w:rsidR="00922A9E" w:rsidRDefault="00922A9E" w:rsidP="006160EC">
            <w:r>
              <w:t>Amministratore</w:t>
            </w:r>
          </w:p>
        </w:tc>
        <w:tc>
          <w:tcPr>
            <w:tcW w:w="2493" w:type="dxa"/>
          </w:tcPr>
          <w:p w14:paraId="040D7784" w14:textId="0318D774" w:rsidR="00922A9E" w:rsidRDefault="00922A9E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Entity</w:t>
            </w:r>
            <w:proofErr w:type="spellEnd"/>
          </w:p>
        </w:tc>
        <w:tc>
          <w:tcPr>
            <w:tcW w:w="2706" w:type="dxa"/>
          </w:tcPr>
          <w:p w14:paraId="13AEC558" w14:textId="189969DC" w:rsidR="00922A9E" w:rsidRDefault="00015EB4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Amministratore che può </w:t>
            </w:r>
            <w:r w:rsidR="007B1F73">
              <w:t xml:space="preserve">chiudere </w:t>
            </w:r>
            <w:proofErr w:type="gramStart"/>
            <w:r w:rsidR="007B1F73">
              <w:t>le segnalazione</w:t>
            </w:r>
            <w:proofErr w:type="gramEnd"/>
            <w:r w:rsidR="007B1F73">
              <w:t xml:space="preserve"> e rimuovere gli utenti e i prodotti.</w:t>
            </w:r>
          </w:p>
        </w:tc>
      </w:tr>
      <w:tr w:rsidR="00CC77B4" w14:paraId="6B015DD3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0F2913EA" w14:textId="19A302BE" w:rsidR="00CC77B4" w:rsidRDefault="00CC77B4" w:rsidP="006160EC">
            <w:proofErr w:type="spellStart"/>
            <w:r>
              <w:t>EffettuaSegnalazioneButton</w:t>
            </w:r>
            <w:proofErr w:type="spellEnd"/>
          </w:p>
        </w:tc>
        <w:tc>
          <w:tcPr>
            <w:tcW w:w="2493" w:type="dxa"/>
          </w:tcPr>
          <w:p w14:paraId="35EDA856" w14:textId="1C36B19C" w:rsidR="00CC77B4" w:rsidRDefault="00CC77B4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795FCB26" w14:textId="452F884E" w:rsidR="00CC77B4" w:rsidRDefault="00CC77B4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di effettuare una segnalazione al cliente.</w:t>
            </w:r>
          </w:p>
        </w:tc>
      </w:tr>
      <w:tr w:rsidR="00CC77B4" w14:paraId="2DED7F66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5A68CA47" w14:textId="30DF60BE" w:rsidR="00CC77B4" w:rsidRDefault="00CC77B4" w:rsidP="006160EC">
            <w:proofErr w:type="spellStart"/>
            <w:r>
              <w:lastRenderedPageBreak/>
              <w:t>EffettuaSegnalazioneForm</w:t>
            </w:r>
            <w:proofErr w:type="spellEnd"/>
          </w:p>
        </w:tc>
        <w:tc>
          <w:tcPr>
            <w:tcW w:w="2493" w:type="dxa"/>
          </w:tcPr>
          <w:p w14:paraId="0124DF69" w14:textId="0A8146DF" w:rsidR="00CC77B4" w:rsidRDefault="00CC77B4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7E9B7BE8" w14:textId="1D64B8F2" w:rsidR="00CC77B4" w:rsidRDefault="00CC77B4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che permette l’invio dei dati della segnalazione.</w:t>
            </w:r>
          </w:p>
        </w:tc>
      </w:tr>
      <w:tr w:rsidR="007C6971" w14:paraId="6EB2357B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37D8610" w14:textId="7B87DE48" w:rsidR="007C6971" w:rsidRDefault="00CC0F55" w:rsidP="006160EC">
            <w:proofErr w:type="spellStart"/>
            <w:r>
              <w:t>VisualizzaUtenti</w:t>
            </w:r>
            <w:r w:rsidR="00E1144B">
              <w:t>Registrati</w:t>
            </w:r>
            <w:r>
              <w:t>Button</w:t>
            </w:r>
            <w:proofErr w:type="spellEnd"/>
          </w:p>
        </w:tc>
        <w:tc>
          <w:tcPr>
            <w:tcW w:w="2493" w:type="dxa"/>
          </w:tcPr>
          <w:p w14:paraId="318D03C2" w14:textId="5BD186E2" w:rsidR="007C6971" w:rsidRDefault="00CC0F55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09D5EB58" w14:textId="1B836B95" w:rsidR="007C6971" w:rsidRDefault="00C50956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Pulsante che </w:t>
            </w:r>
            <w:r w:rsidR="007842E7">
              <w:t>visualizza la lista di</w:t>
            </w:r>
            <w:r w:rsidR="009F0958">
              <w:t xml:space="preserve"> tutti gli</w:t>
            </w:r>
            <w:r w:rsidR="007842E7">
              <w:t xml:space="preserve"> utenti registrati</w:t>
            </w:r>
            <w:r w:rsidR="009F0958">
              <w:t xml:space="preserve"> alla piattaforma.</w:t>
            </w:r>
          </w:p>
        </w:tc>
      </w:tr>
      <w:tr w:rsidR="007C6971" w14:paraId="7ADF360A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636D4AD2" w14:textId="28A6E590" w:rsidR="007C6971" w:rsidRDefault="00E1144B" w:rsidP="006160EC">
            <w:proofErr w:type="spellStart"/>
            <w:r>
              <w:t>VisualizzaListaSegnalazioni</w:t>
            </w:r>
            <w:r w:rsidR="00926B08">
              <w:t>Button</w:t>
            </w:r>
            <w:proofErr w:type="spellEnd"/>
          </w:p>
        </w:tc>
        <w:tc>
          <w:tcPr>
            <w:tcW w:w="2493" w:type="dxa"/>
          </w:tcPr>
          <w:p w14:paraId="72DC49EE" w14:textId="41A95E1A" w:rsidR="007C6971" w:rsidRDefault="00E1144B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080D2208" w14:textId="7C460D05" w:rsidR="007C6971" w:rsidRDefault="009F0958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Pulsante che </w:t>
            </w:r>
            <w:r w:rsidR="009501C6">
              <w:t xml:space="preserve">permette la visualizzazione di una lista di tutte le </w:t>
            </w:r>
            <w:r w:rsidR="0095787D">
              <w:t>segnalazioni non chiuse.</w:t>
            </w:r>
          </w:p>
        </w:tc>
      </w:tr>
      <w:tr w:rsidR="00B45670" w14:paraId="115AA6C0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7CB2CAE" w14:textId="4CF7E690" w:rsidR="00B45670" w:rsidRDefault="00177A33" w:rsidP="006160EC">
            <w:proofErr w:type="spellStart"/>
            <w:r>
              <w:t>VisualizzaSegnalazioneButton</w:t>
            </w:r>
            <w:proofErr w:type="spellEnd"/>
          </w:p>
        </w:tc>
        <w:tc>
          <w:tcPr>
            <w:tcW w:w="2493" w:type="dxa"/>
          </w:tcPr>
          <w:p w14:paraId="487E17E1" w14:textId="1891EF37" w:rsidR="00B45670" w:rsidRDefault="00177A33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2866F891" w14:textId="5ADA6BA1" w:rsidR="00B45670" w:rsidRDefault="00177A33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Pulsante che permette ad un cliente di inviare una segnalazione</w:t>
            </w:r>
          </w:p>
        </w:tc>
      </w:tr>
      <w:tr w:rsidR="007C6971" w14:paraId="3FAB7C0F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E0B33C9" w14:textId="15B326A6" w:rsidR="007C6971" w:rsidRDefault="0073197B" w:rsidP="006160EC">
            <w:proofErr w:type="spellStart"/>
            <w:r>
              <w:t>RimozioneProdottoButton</w:t>
            </w:r>
            <w:proofErr w:type="spellEnd"/>
          </w:p>
        </w:tc>
        <w:tc>
          <w:tcPr>
            <w:tcW w:w="2493" w:type="dxa"/>
          </w:tcPr>
          <w:p w14:paraId="2ECE76A5" w14:textId="198BE19E" w:rsidR="007C6971" w:rsidRDefault="00E1144B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41AA5C80" w14:textId="174D4493" w:rsidR="007C6971" w:rsidRDefault="0095787D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Pulsante che permette la rimozione d</w:t>
            </w:r>
            <w:r w:rsidR="008E1B14">
              <w:t>i un prodotto</w:t>
            </w:r>
            <w:r w:rsidR="005A767B">
              <w:t xml:space="preserve"> dalla lista di </w:t>
            </w:r>
            <w:r w:rsidR="000268B0">
              <w:t>prodotti di un venditore</w:t>
            </w:r>
            <w:r w:rsidR="008E1B14">
              <w:t>.</w:t>
            </w:r>
          </w:p>
        </w:tc>
      </w:tr>
      <w:tr w:rsidR="007C6971" w14:paraId="49B6249F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033F1BC" w14:textId="6BF8917C" w:rsidR="007C6971" w:rsidRDefault="00AC6147" w:rsidP="006160EC">
            <w:proofErr w:type="spellStart"/>
            <w:r>
              <w:t>ChiusuraSegnalazioneButton</w:t>
            </w:r>
            <w:proofErr w:type="spellEnd"/>
          </w:p>
        </w:tc>
        <w:tc>
          <w:tcPr>
            <w:tcW w:w="2493" w:type="dxa"/>
          </w:tcPr>
          <w:p w14:paraId="03CD78EA" w14:textId="265B1988" w:rsidR="007C6971" w:rsidRDefault="00E1144B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7CA464A6" w14:textId="5A496420" w:rsidR="007C6971" w:rsidRDefault="000268B0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Pulsante che permette </w:t>
            </w:r>
            <w:r w:rsidR="00166CFD">
              <w:t xml:space="preserve">la chiusura </w:t>
            </w:r>
            <w:r w:rsidR="007D4489">
              <w:t>di una segnalazione</w:t>
            </w:r>
            <w:r w:rsidR="00E62298">
              <w:t>.</w:t>
            </w:r>
          </w:p>
        </w:tc>
      </w:tr>
      <w:tr w:rsidR="007C6971" w14:paraId="1271D544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2495308D" w14:textId="004139E4" w:rsidR="007C6971" w:rsidRDefault="00AC6147" w:rsidP="006160EC">
            <w:proofErr w:type="spellStart"/>
            <w:r>
              <w:t>RimuoviUtenteButton</w:t>
            </w:r>
            <w:proofErr w:type="spellEnd"/>
          </w:p>
        </w:tc>
        <w:tc>
          <w:tcPr>
            <w:tcW w:w="2493" w:type="dxa"/>
          </w:tcPr>
          <w:p w14:paraId="0A744C58" w14:textId="0FEF338D" w:rsidR="007C6971" w:rsidRDefault="00E1144B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Boundary</w:t>
            </w:r>
            <w:proofErr w:type="spellEnd"/>
          </w:p>
        </w:tc>
        <w:tc>
          <w:tcPr>
            <w:tcW w:w="2706" w:type="dxa"/>
          </w:tcPr>
          <w:p w14:paraId="2AA18B82" w14:textId="2C630A70" w:rsidR="007C6971" w:rsidRDefault="00E62298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Pulsante che permette la rimozione di un </w:t>
            </w:r>
            <w:r w:rsidR="00511A18">
              <w:lastRenderedPageBreak/>
              <w:t xml:space="preserve">utente registrato dalla </w:t>
            </w:r>
            <w:r w:rsidR="00E86CE8">
              <w:t>lista di utenti registrati</w:t>
            </w:r>
            <w:r w:rsidR="00511A18">
              <w:t>.</w:t>
            </w:r>
          </w:p>
        </w:tc>
      </w:tr>
      <w:tr w:rsidR="007C6971" w14:paraId="767BE6C2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3D4A6331" w14:textId="360733B7" w:rsidR="007C6971" w:rsidRDefault="00684795" w:rsidP="006160EC">
            <w:proofErr w:type="spellStart"/>
            <w:r>
              <w:lastRenderedPageBreak/>
              <w:t>RimozioneProdottoControl</w:t>
            </w:r>
            <w:proofErr w:type="spellEnd"/>
          </w:p>
        </w:tc>
        <w:tc>
          <w:tcPr>
            <w:tcW w:w="2493" w:type="dxa"/>
          </w:tcPr>
          <w:p w14:paraId="69CC1FA5" w14:textId="3EDF93A2" w:rsidR="007C6971" w:rsidRDefault="009E171F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706" w:type="dxa"/>
          </w:tcPr>
          <w:p w14:paraId="56E6FCC5" w14:textId="71AE04DE" w:rsidR="007C6971" w:rsidRDefault="00AC4761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Gestisce </w:t>
            </w:r>
            <w:r w:rsidR="008A67C7">
              <w:t>la</w:t>
            </w:r>
            <w:r>
              <w:t xml:space="preserve"> </w:t>
            </w:r>
            <w:r w:rsidR="008A67C7">
              <w:t>funzion</w:t>
            </w:r>
            <w:r w:rsidR="00BD2AAF">
              <w:t>e</w:t>
            </w:r>
            <w:r w:rsidR="008A67C7">
              <w:t xml:space="preserve"> che permette la rimozione di </w:t>
            </w:r>
            <w:r w:rsidR="003002E2">
              <w:t>un prodotto.</w:t>
            </w:r>
          </w:p>
        </w:tc>
      </w:tr>
      <w:tr w:rsidR="007C6971" w14:paraId="7DF3B3C7" w14:textId="77777777" w:rsidTr="008B16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7D422DB9" w14:textId="704A2170" w:rsidR="007C6971" w:rsidRDefault="00684795" w:rsidP="006160EC">
            <w:proofErr w:type="spellStart"/>
            <w:r>
              <w:t>Segnalazione</w:t>
            </w:r>
            <w:r w:rsidR="009E171F">
              <w:t>Control</w:t>
            </w:r>
            <w:proofErr w:type="spellEnd"/>
          </w:p>
        </w:tc>
        <w:tc>
          <w:tcPr>
            <w:tcW w:w="2493" w:type="dxa"/>
          </w:tcPr>
          <w:p w14:paraId="6EE11016" w14:textId="222F81A0" w:rsidR="007C6971" w:rsidRDefault="009E171F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706" w:type="dxa"/>
          </w:tcPr>
          <w:p w14:paraId="4B32FBD3" w14:textId="2DD912F0" w:rsidR="007C6971" w:rsidRDefault="003002E2" w:rsidP="006160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Gestisce la funzion</w:t>
            </w:r>
            <w:r w:rsidR="00BD2AAF">
              <w:t>e</w:t>
            </w:r>
            <w:r>
              <w:t xml:space="preserve"> che permette la </w:t>
            </w:r>
            <w:r w:rsidR="00CD433D">
              <w:t>visualizzazione</w:t>
            </w:r>
            <w:r w:rsidR="009C7EA3">
              <w:t>, la modifica e la chiusura</w:t>
            </w:r>
            <w:r>
              <w:t xml:space="preserve"> </w:t>
            </w:r>
            <w:r w:rsidR="004D2096">
              <w:t>d</w:t>
            </w:r>
            <w:r w:rsidR="00D60539">
              <w:t>i una</w:t>
            </w:r>
            <w:r w:rsidR="004D2096">
              <w:t xml:space="preserve"> segnalazione</w:t>
            </w:r>
            <w:r w:rsidR="00D60539">
              <w:t>.</w:t>
            </w:r>
          </w:p>
        </w:tc>
      </w:tr>
      <w:tr w:rsidR="007C6971" w14:paraId="737419F1" w14:textId="77777777" w:rsidTr="008B16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9" w:type="dxa"/>
          </w:tcPr>
          <w:p w14:paraId="16FA8ADD" w14:textId="183EC5BC" w:rsidR="007C6971" w:rsidRDefault="00CD433D" w:rsidP="006160EC">
            <w:proofErr w:type="spellStart"/>
            <w:r>
              <w:t>UtenteRegistrato</w:t>
            </w:r>
            <w:r w:rsidR="009E171F">
              <w:t>Control</w:t>
            </w:r>
            <w:proofErr w:type="spellEnd"/>
          </w:p>
        </w:tc>
        <w:tc>
          <w:tcPr>
            <w:tcW w:w="2493" w:type="dxa"/>
          </w:tcPr>
          <w:p w14:paraId="24AE09B8" w14:textId="3ADAC9A2" w:rsidR="007C6971" w:rsidRDefault="009E171F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</w:t>
            </w:r>
          </w:p>
        </w:tc>
        <w:tc>
          <w:tcPr>
            <w:tcW w:w="2706" w:type="dxa"/>
          </w:tcPr>
          <w:p w14:paraId="43B78B9F" w14:textId="1A3EA4EF" w:rsidR="007C6971" w:rsidRDefault="00D60539" w:rsidP="006160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Gestisce la funzion</w:t>
            </w:r>
            <w:r w:rsidR="00BD2AAF">
              <w:t>e</w:t>
            </w:r>
            <w:r w:rsidR="00937D91">
              <w:t xml:space="preserve"> </w:t>
            </w:r>
            <w:r w:rsidR="00724EEA">
              <w:t xml:space="preserve">che consente la rimozione di un utente </w:t>
            </w:r>
            <w:r w:rsidR="00E86CE8">
              <w:t>dalla lista di utenti registrati</w:t>
            </w:r>
            <w:r w:rsidR="00CD433D">
              <w:t xml:space="preserve"> e la visualizzazione della lista</w:t>
            </w:r>
            <w:r w:rsidR="00E86CE8">
              <w:t>.</w:t>
            </w:r>
          </w:p>
        </w:tc>
      </w:tr>
    </w:tbl>
    <w:p w14:paraId="4831638B" w14:textId="77777777" w:rsidR="004A55A0" w:rsidRDefault="004A55A0" w:rsidP="006160EC"/>
    <w:p w14:paraId="240E5E1C" w14:textId="77777777" w:rsidR="00FC74AD" w:rsidRDefault="00FC74AD" w:rsidP="006160EC"/>
    <w:p w14:paraId="015307B0" w14:textId="77777777" w:rsidR="00FC74AD" w:rsidRDefault="00FC74AD" w:rsidP="006160EC"/>
    <w:p w14:paraId="534E47C2" w14:textId="77777777" w:rsidR="00FC74AD" w:rsidRDefault="00FC74AD" w:rsidP="006160EC"/>
    <w:p w14:paraId="67D30623" w14:textId="2214AD07" w:rsidR="003D4AC7" w:rsidRDefault="001E0C3E" w:rsidP="00B34C1F">
      <w:pPr>
        <w:pStyle w:val="Titolo5"/>
      </w:pPr>
      <w:r>
        <w:lastRenderedPageBreak/>
        <w:t>O</w:t>
      </w:r>
      <w:r w:rsidR="0F9E9609">
        <w:t>D_GAM1 Segnalazioni</w:t>
      </w:r>
    </w:p>
    <w:p w14:paraId="2D3D5F37" w14:textId="354910FE" w:rsidR="00784CDD" w:rsidRDefault="00AB2057" w:rsidP="006160EC">
      <w:r w:rsidRPr="00AB2057">
        <w:rPr>
          <w:noProof/>
        </w:rPr>
        <w:drawing>
          <wp:inline distT="0" distB="0" distL="0" distR="0" wp14:anchorId="04FA5A6E" wp14:editId="63ACD77D">
            <wp:extent cx="6120130" cy="4544060"/>
            <wp:effectExtent l="0" t="0" r="0" b="889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428C" w14:textId="0E3EB5B8" w:rsidR="000A346E" w:rsidRDefault="001E0C3E" w:rsidP="00B34C1F">
      <w:pPr>
        <w:pStyle w:val="Titolo5"/>
      </w:pPr>
      <w:r>
        <w:t>O</w:t>
      </w:r>
      <w:r w:rsidR="0F9E9609">
        <w:t>D_GAM2 Lista Utenti</w:t>
      </w:r>
    </w:p>
    <w:p w14:paraId="4F4CF2FC" w14:textId="1581E180" w:rsidR="00FC74AD" w:rsidRPr="00A708D2" w:rsidRDefault="00C530AF" w:rsidP="006160EC">
      <w:r w:rsidRPr="00C530AF">
        <w:rPr>
          <w:noProof/>
        </w:rPr>
        <w:drawing>
          <wp:inline distT="0" distB="0" distL="0" distR="0" wp14:anchorId="268E2275" wp14:editId="6B04466D">
            <wp:extent cx="5942330" cy="1547283"/>
            <wp:effectExtent l="0" t="0" r="127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50" t="13286" r="1886"/>
                    <a:stretch/>
                  </pic:blipFill>
                  <pic:spPr bwMode="auto">
                    <a:xfrm>
                      <a:off x="0" y="0"/>
                      <a:ext cx="5956137" cy="155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9C3F" w14:textId="0508917C" w:rsidR="00F155BE" w:rsidRDefault="001E0C3E" w:rsidP="00F155BE">
      <w:pPr>
        <w:pStyle w:val="Titolo5"/>
      </w:pPr>
      <w:r>
        <w:lastRenderedPageBreak/>
        <w:t>O</w:t>
      </w:r>
      <w:r w:rsidR="00F155BE">
        <w:t>D_GAM3 Rimozione Prodotto</w:t>
      </w:r>
    </w:p>
    <w:p w14:paraId="442D5DE9" w14:textId="656214CC" w:rsidR="00F155BE" w:rsidRPr="00A708D2" w:rsidRDefault="00177A33" w:rsidP="006160EC">
      <w:r w:rsidRPr="00177A33">
        <w:rPr>
          <w:noProof/>
        </w:rPr>
        <w:drawing>
          <wp:inline distT="0" distB="0" distL="0" distR="0" wp14:anchorId="7EC4C91F" wp14:editId="113A38DA">
            <wp:extent cx="6120130" cy="1019175"/>
            <wp:effectExtent l="0" t="0" r="0" b="9525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D307" w14:textId="552D3760" w:rsidR="00CF1148" w:rsidRPr="003261F4" w:rsidRDefault="0F9E9609" w:rsidP="00486154">
      <w:pPr>
        <w:pStyle w:val="Titolo3"/>
        <w:numPr>
          <w:ilvl w:val="2"/>
          <w:numId w:val="13"/>
        </w:numPr>
      </w:pPr>
      <w:bookmarkStart w:id="31" w:name="_Toc95649711"/>
      <w:r>
        <w:lastRenderedPageBreak/>
        <w:t>Modello dinamico</w:t>
      </w:r>
      <w:bookmarkEnd w:id="31"/>
    </w:p>
    <w:p w14:paraId="27E10147" w14:textId="0E45D3D3" w:rsidR="00427983" w:rsidRDefault="00282B4C" w:rsidP="00887B2A">
      <w:pPr>
        <w:pStyle w:val="Titolo4"/>
        <w:numPr>
          <w:ilvl w:val="3"/>
          <w:numId w:val="13"/>
        </w:num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FD26E59" wp14:editId="3A80834C">
            <wp:simplePos x="0" y="0"/>
            <wp:positionH relativeFrom="column">
              <wp:posOffset>-491490</wp:posOffset>
            </wp:positionH>
            <wp:positionV relativeFrom="paragraph">
              <wp:posOffset>351790</wp:posOffset>
            </wp:positionV>
            <wp:extent cx="4197350" cy="7245985"/>
            <wp:effectExtent l="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4" b="4165"/>
                    <a:stretch/>
                  </pic:blipFill>
                  <pic:spPr bwMode="auto">
                    <a:xfrm>
                      <a:off x="0" y="0"/>
                      <a:ext cx="4197350" cy="72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DB8" w:rsidRPr="003261F4">
        <w:t xml:space="preserve">Activity </w:t>
      </w:r>
      <w:proofErr w:type="spellStart"/>
      <w:r w:rsidR="008D3DB8" w:rsidRPr="003261F4">
        <w:t>Diagram</w:t>
      </w:r>
      <w:proofErr w:type="spellEnd"/>
    </w:p>
    <w:p w14:paraId="1B34CED4" w14:textId="1E94D77B" w:rsidR="005B0C95" w:rsidRPr="006267B3" w:rsidRDefault="0F9E9609" w:rsidP="006267B3">
      <w:pPr>
        <w:pStyle w:val="Titolo5"/>
      </w:pPr>
      <w:r w:rsidRPr="006267B3">
        <w:t>AD_GV1 Inserimento prodotto</w:t>
      </w:r>
    </w:p>
    <w:p w14:paraId="542CA047" w14:textId="4478C4D4" w:rsidR="00233154" w:rsidRPr="00233154" w:rsidRDefault="00233154" w:rsidP="00233154"/>
    <w:p w14:paraId="5744C40B" w14:textId="7170060A" w:rsidR="00282B4C" w:rsidRPr="00282B4C" w:rsidRDefault="006267B3" w:rsidP="005A7B3D">
      <w:pPr>
        <w:pStyle w:val="Titolo5"/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706F0EDB" wp14:editId="2ADF6CFF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3522980" cy="7646670"/>
            <wp:effectExtent l="0" t="0" r="1270" b="0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3" r="10462" b="3157"/>
                    <a:stretch/>
                  </pic:blipFill>
                  <pic:spPr bwMode="auto">
                    <a:xfrm>
                      <a:off x="0" y="0"/>
                      <a:ext cx="3522980" cy="764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1D4B">
        <w:t>AD_</w:t>
      </w:r>
      <w:r w:rsidR="005B0C95">
        <w:t>GA</w:t>
      </w:r>
      <w:r w:rsidR="009A5639">
        <w:t>1</w:t>
      </w:r>
      <w:r w:rsidR="005B0C95">
        <w:t xml:space="preserve"> Acquista prodotto</w:t>
      </w:r>
    </w:p>
    <w:p w14:paraId="0727F890" w14:textId="3DB204D4" w:rsidR="0011265B" w:rsidRDefault="0F9E9609" w:rsidP="005A7B3D">
      <w:pPr>
        <w:pStyle w:val="Titolo5"/>
      </w:pPr>
      <w:r>
        <w:lastRenderedPageBreak/>
        <w:t>AD_GAM1 Rimuovi prodotto</w:t>
      </w:r>
    </w:p>
    <w:p w14:paraId="05F92704" w14:textId="2BA98282" w:rsidR="009A5639" w:rsidRPr="009A5639" w:rsidRDefault="00E35CCB" w:rsidP="009A5639">
      <w:r>
        <w:rPr>
          <w:noProof/>
        </w:rPr>
        <w:drawing>
          <wp:inline distT="0" distB="0" distL="0" distR="0" wp14:anchorId="70D91B85" wp14:editId="3A7C87FD">
            <wp:extent cx="3284220" cy="7324222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5" r="4384" b="4669"/>
                    <a:stretch/>
                  </pic:blipFill>
                  <pic:spPr bwMode="auto">
                    <a:xfrm>
                      <a:off x="0" y="0"/>
                      <a:ext cx="3290555" cy="73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6680" w14:textId="55BB405E" w:rsidR="00486154" w:rsidRDefault="0F9E9609" w:rsidP="00435636">
      <w:pPr>
        <w:pStyle w:val="Titolo4"/>
        <w:numPr>
          <w:ilvl w:val="3"/>
          <w:numId w:val="13"/>
        </w:numPr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1FD590AE" w14:textId="12EF5AAD" w:rsidR="00FE5F00" w:rsidRDefault="00FE5F00" w:rsidP="00F4571F"/>
    <w:p w14:paraId="583C9A75" w14:textId="5208D993" w:rsidR="00FE5F00" w:rsidRDefault="0F9E9609" w:rsidP="00A27EB9">
      <w:pPr>
        <w:pStyle w:val="Titolo5"/>
      </w:pPr>
      <w:r>
        <w:t>SD_GU1 Login utente</w:t>
      </w:r>
    </w:p>
    <w:p w14:paraId="1B29450E" w14:textId="4DE32B99" w:rsidR="003859E4" w:rsidRPr="003859E4" w:rsidRDefault="00717C6E" w:rsidP="003859E4">
      <w:r w:rsidRPr="00717C6E">
        <w:rPr>
          <w:noProof/>
        </w:rPr>
        <w:drawing>
          <wp:inline distT="0" distB="0" distL="0" distR="0" wp14:anchorId="5B83DA5D" wp14:editId="337898C9">
            <wp:extent cx="6120130" cy="4893310"/>
            <wp:effectExtent l="0" t="0" r="0" b="254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B44" w14:textId="091EE0A1" w:rsidR="003018B7" w:rsidRDefault="003018B7" w:rsidP="00F4571F"/>
    <w:p w14:paraId="4CB219C0" w14:textId="77777777" w:rsidR="00FC74AD" w:rsidRDefault="00FC74AD" w:rsidP="00F4571F"/>
    <w:p w14:paraId="029F911A" w14:textId="77777777" w:rsidR="00FC74AD" w:rsidRDefault="00FC74AD" w:rsidP="00F4571F"/>
    <w:p w14:paraId="4D83FFC3" w14:textId="388FCACF" w:rsidR="00F4571F" w:rsidRDefault="0F9E9609" w:rsidP="00A27EB9">
      <w:pPr>
        <w:pStyle w:val="Titolo5"/>
        <w:rPr>
          <w:rStyle w:val="Titolo4Carattere"/>
        </w:rPr>
      </w:pPr>
      <w:r>
        <w:lastRenderedPageBreak/>
        <w:t xml:space="preserve"> </w:t>
      </w:r>
      <w:r w:rsidRPr="0F9E9609">
        <w:rPr>
          <w:rStyle w:val="Titolo4Carattere"/>
        </w:rPr>
        <w:t>SD_GA1 Aggiungi al carrello</w:t>
      </w:r>
    </w:p>
    <w:p w14:paraId="214E671D" w14:textId="4CF0AA8D" w:rsidR="004E1B33" w:rsidRPr="004E1B33" w:rsidRDefault="004E1B33" w:rsidP="004E1B33">
      <w:r w:rsidRPr="004E1B33">
        <w:rPr>
          <w:noProof/>
        </w:rPr>
        <w:drawing>
          <wp:inline distT="0" distB="0" distL="0" distR="0" wp14:anchorId="65D4EA4D" wp14:editId="6881D938">
            <wp:extent cx="5610225" cy="3971925"/>
            <wp:effectExtent l="0" t="0" r="952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7" b="14450"/>
                    <a:stretch/>
                  </pic:blipFill>
                  <pic:spPr bwMode="auto">
                    <a:xfrm>
                      <a:off x="0" y="0"/>
                      <a:ext cx="5610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BD987" w14:textId="204747CA" w:rsidR="00F50E5A" w:rsidRPr="00F4571F" w:rsidRDefault="00F50E5A" w:rsidP="00F4571F"/>
    <w:p w14:paraId="01A33412" w14:textId="7F6446A8" w:rsidR="00435636" w:rsidRPr="00435636" w:rsidRDefault="0F9E9609" w:rsidP="00A27EB9">
      <w:pPr>
        <w:pStyle w:val="Titolo5"/>
      </w:pPr>
      <w:r>
        <w:lastRenderedPageBreak/>
        <w:t>SD_GA2 Acquista Prodotto</w:t>
      </w:r>
    </w:p>
    <w:p w14:paraId="35C5A155" w14:textId="2F09E9C0" w:rsidR="008B7644" w:rsidRPr="003261F4" w:rsidRDefault="00F860E6" w:rsidP="008B7644">
      <w:r>
        <w:rPr>
          <w:noProof/>
        </w:rPr>
        <w:drawing>
          <wp:inline distT="0" distB="0" distL="0" distR="0" wp14:anchorId="66B94380" wp14:editId="3BDB681C">
            <wp:extent cx="5958840" cy="5825844"/>
            <wp:effectExtent l="0" t="0" r="381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738" cy="582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3AE6" w14:textId="77777777" w:rsidR="008D3DB8" w:rsidRPr="003261F4" w:rsidRDefault="008D3DB8" w:rsidP="008B7644"/>
    <w:p w14:paraId="0BE9B868" w14:textId="44F7849B" w:rsidR="008B6658" w:rsidRPr="003261F4" w:rsidRDefault="0F9E9609" w:rsidP="00A27EB9">
      <w:pPr>
        <w:pStyle w:val="Titolo5"/>
      </w:pPr>
      <w:r>
        <w:lastRenderedPageBreak/>
        <w:t>SD_GAM</w:t>
      </w:r>
      <w:proofErr w:type="gramStart"/>
      <w:r>
        <w:t>1  Visualizza</w:t>
      </w:r>
      <w:proofErr w:type="gramEnd"/>
      <w:r>
        <w:t xml:space="preserve"> segnalazione</w:t>
      </w:r>
    </w:p>
    <w:p w14:paraId="0C02F941" w14:textId="6A07A085" w:rsidR="009C1A70" w:rsidRPr="009C1A70" w:rsidRDefault="009C1A70" w:rsidP="009C1A70">
      <w:r w:rsidRPr="009C1A70">
        <w:rPr>
          <w:noProof/>
        </w:rPr>
        <w:drawing>
          <wp:inline distT="0" distB="0" distL="0" distR="0" wp14:anchorId="6B873595" wp14:editId="1FB30C48">
            <wp:extent cx="6120130" cy="5572125"/>
            <wp:effectExtent l="0" t="0" r="0" b="952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0" b="10292"/>
                    <a:stretch/>
                  </pic:blipFill>
                  <pic:spPr bwMode="auto">
                    <a:xfrm>
                      <a:off x="0" y="0"/>
                      <a:ext cx="612013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E1515" w14:textId="5AB6EAE6" w:rsidR="00124BCF" w:rsidRPr="003261F4" w:rsidRDefault="00124BCF" w:rsidP="008B7644"/>
    <w:p w14:paraId="74EDD75D" w14:textId="6E885938" w:rsidR="002A4BB9" w:rsidRPr="00FE7953" w:rsidRDefault="0F9E9609" w:rsidP="00EE3D26">
      <w:pPr>
        <w:pStyle w:val="Titolo4"/>
        <w:rPr>
          <w:lang w:val="en-US"/>
        </w:rPr>
      </w:pPr>
      <w:bookmarkStart w:id="32" w:name="_Toc95649712"/>
      <w:proofErr w:type="spellStart"/>
      <w:r w:rsidRPr="0F9E9609">
        <w:rPr>
          <w:lang w:val="en-US"/>
        </w:rPr>
        <w:lastRenderedPageBreak/>
        <w:t>Statechart</w:t>
      </w:r>
      <w:proofErr w:type="spellEnd"/>
      <w:r w:rsidRPr="0F9E9609">
        <w:rPr>
          <w:lang w:val="en-US"/>
        </w:rPr>
        <w:t xml:space="preserve"> Diagrams</w:t>
      </w:r>
      <w:bookmarkEnd w:id="32"/>
    </w:p>
    <w:p w14:paraId="1CDB5A49" w14:textId="0F420814" w:rsidR="002A4BB9" w:rsidRDefault="0F9E9609" w:rsidP="00197C48">
      <w:pPr>
        <w:pStyle w:val="Titolo5"/>
        <w:rPr>
          <w:lang w:val="en-US"/>
        </w:rPr>
      </w:pPr>
      <w:r w:rsidRPr="0F9E9609">
        <w:rPr>
          <w:lang w:val="en-US"/>
        </w:rPr>
        <w:t xml:space="preserve">SCD_GA </w:t>
      </w:r>
      <w:proofErr w:type="spellStart"/>
      <w:r w:rsidRPr="0F9E9609">
        <w:rPr>
          <w:lang w:val="en-US"/>
        </w:rPr>
        <w:t>Carrello</w:t>
      </w:r>
      <w:proofErr w:type="spellEnd"/>
    </w:p>
    <w:p w14:paraId="60A72B78" w14:textId="4BBE5023" w:rsidR="00FA3A28" w:rsidRDefault="001F2A07" w:rsidP="00FA3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78F59" wp14:editId="2AED9AF5">
            <wp:extent cx="5989320" cy="141732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76"/>
                    <a:stretch/>
                  </pic:blipFill>
                  <pic:spPr bwMode="auto">
                    <a:xfrm>
                      <a:off x="0" y="0"/>
                      <a:ext cx="5989839" cy="141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4DF89" w14:textId="77777777" w:rsidR="001F2A07" w:rsidRDefault="001F2A07" w:rsidP="00FA3A28">
      <w:pPr>
        <w:rPr>
          <w:lang w:val="en-US"/>
        </w:rPr>
      </w:pPr>
    </w:p>
    <w:p w14:paraId="39D8CAAF" w14:textId="5BDE413F" w:rsidR="001F2A07" w:rsidRDefault="0F9E9609" w:rsidP="00197C48">
      <w:pPr>
        <w:pStyle w:val="Titolo5"/>
      </w:pPr>
      <w:r>
        <w:t>SCD_GAM Segnalazione</w:t>
      </w:r>
    </w:p>
    <w:p w14:paraId="79764853" w14:textId="7F9294C4" w:rsidR="00E203D7" w:rsidRPr="00E203D7" w:rsidRDefault="000F628F" w:rsidP="00FA3A28">
      <w:r w:rsidRPr="000F628F">
        <w:rPr>
          <w:noProof/>
        </w:rPr>
        <w:drawing>
          <wp:inline distT="0" distB="0" distL="0" distR="0" wp14:anchorId="35621120" wp14:editId="29BD87A8">
            <wp:extent cx="6333066" cy="996154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83842" cy="10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16D6" w14:textId="5E371C84" w:rsidR="2BF2EDB9" w:rsidRDefault="2BF2EDB9" w:rsidP="2BF2EDB9">
      <w:pPr>
        <w:pStyle w:val="Titolo3"/>
        <w:rPr>
          <w:sz w:val="40"/>
          <w:szCs w:val="40"/>
        </w:rPr>
      </w:pPr>
      <w:bookmarkStart w:id="33" w:name="_Toc95649713"/>
      <w:r>
        <w:t xml:space="preserve">3.4.5 </w:t>
      </w:r>
      <w:r w:rsidRPr="453B3CD1">
        <w:rPr>
          <w:sz w:val="40"/>
          <w:szCs w:val="40"/>
        </w:rPr>
        <w:t>Interfaccia Utente</w:t>
      </w:r>
      <w:bookmarkEnd w:id="33"/>
    </w:p>
    <w:p w14:paraId="59834EDF" w14:textId="2FF0655B" w:rsidR="453B3CD1" w:rsidRDefault="1BF52803" w:rsidP="1BF52803">
      <w:pPr>
        <w:rPr>
          <w:rFonts w:ascii="Calibri Light" w:eastAsia="Calibri" w:hAnsi="Calibri Light"/>
        </w:rPr>
      </w:pPr>
      <w:r w:rsidRPr="1BF52803">
        <w:rPr>
          <w:rFonts w:ascii="Calibri Light" w:eastAsia="Calibri" w:hAnsi="Calibri Light"/>
        </w:rPr>
        <w:t xml:space="preserve">Questa sezione ospita i </w:t>
      </w:r>
      <w:proofErr w:type="spellStart"/>
      <w:r w:rsidRPr="1BF52803">
        <w:rPr>
          <w:rFonts w:ascii="Calibri Light" w:eastAsia="Calibri" w:hAnsi="Calibri Light"/>
        </w:rPr>
        <w:t>path</w:t>
      </w:r>
      <w:proofErr w:type="spellEnd"/>
      <w:r w:rsidRPr="1BF52803">
        <w:rPr>
          <w:rFonts w:ascii="Calibri Light" w:eastAsia="Calibri" w:hAnsi="Calibri Light"/>
        </w:rPr>
        <w:t xml:space="preserve"> </w:t>
      </w:r>
      <w:proofErr w:type="spellStart"/>
      <w:r w:rsidRPr="1BF52803">
        <w:rPr>
          <w:rFonts w:ascii="Calibri Light" w:eastAsia="Calibri" w:hAnsi="Calibri Light"/>
        </w:rPr>
        <w:t>navigazionali</w:t>
      </w:r>
      <w:proofErr w:type="spellEnd"/>
      <w:r w:rsidRPr="1BF52803">
        <w:rPr>
          <w:rFonts w:ascii="Calibri Light" w:eastAsia="Calibri" w:hAnsi="Calibri Light"/>
        </w:rPr>
        <w:t xml:space="preserve">, che definiscono le pagine </w:t>
      </w:r>
      <w:r w:rsidR="205575C5" w:rsidRPr="205575C5">
        <w:rPr>
          <w:rFonts w:ascii="Calibri Light" w:eastAsia="Calibri" w:hAnsi="Calibri Light"/>
        </w:rPr>
        <w:t xml:space="preserve">navigabili per ogni </w:t>
      </w:r>
      <w:proofErr w:type="gramStart"/>
      <w:r w:rsidR="205575C5" w:rsidRPr="205575C5">
        <w:rPr>
          <w:rFonts w:ascii="Calibri Light" w:eastAsia="Calibri" w:hAnsi="Calibri Light"/>
        </w:rPr>
        <w:t xml:space="preserve">attore, </w:t>
      </w:r>
      <w:r w:rsidRPr="1BF52803">
        <w:rPr>
          <w:rFonts w:ascii="Calibri Light" w:eastAsia="Calibri" w:hAnsi="Calibri Light"/>
        </w:rPr>
        <w:t xml:space="preserve"> e</w:t>
      </w:r>
      <w:proofErr w:type="gramEnd"/>
      <w:r w:rsidRPr="1BF52803">
        <w:rPr>
          <w:rFonts w:ascii="Calibri Light" w:eastAsia="Calibri" w:hAnsi="Calibri Light"/>
        </w:rPr>
        <w:t xml:space="preserve"> i </w:t>
      </w:r>
      <w:proofErr w:type="spellStart"/>
      <w:r w:rsidRPr="1BF52803">
        <w:rPr>
          <w:rFonts w:ascii="Calibri Light" w:eastAsia="Calibri" w:hAnsi="Calibri Light"/>
        </w:rPr>
        <w:t>mock</w:t>
      </w:r>
      <w:proofErr w:type="spellEnd"/>
      <w:r w:rsidRPr="1BF52803">
        <w:rPr>
          <w:rFonts w:ascii="Calibri Light" w:eastAsia="Calibri" w:hAnsi="Calibri Light"/>
        </w:rPr>
        <w:t>-ups del sistema</w:t>
      </w:r>
      <w:r w:rsidR="205575C5" w:rsidRPr="205575C5">
        <w:rPr>
          <w:rFonts w:ascii="Calibri Light" w:eastAsia="Calibri" w:hAnsi="Calibri Light"/>
        </w:rPr>
        <w:t xml:space="preserve">, che forniscono un’idea di come il sistema si </w:t>
      </w:r>
      <w:r w:rsidR="6A9A4D61" w:rsidRPr="6A9A4D61">
        <w:rPr>
          <w:rFonts w:ascii="Calibri Light" w:eastAsia="Calibri" w:hAnsi="Calibri Light"/>
        </w:rPr>
        <w:t>presenterà ai consumatori.</w:t>
      </w:r>
    </w:p>
    <w:p w14:paraId="116138D3" w14:textId="410BA232" w:rsidR="00D74343" w:rsidRPr="00E203D7" w:rsidRDefault="0F9E9609" w:rsidP="00154C85">
      <w:pPr>
        <w:pStyle w:val="Titolo4"/>
      </w:pPr>
      <w:bookmarkStart w:id="34" w:name="_Toc95649714"/>
      <w:r>
        <w:t xml:space="preserve">3.4.5.1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Navigazionali</w:t>
      </w:r>
      <w:bookmarkEnd w:id="34"/>
      <w:proofErr w:type="spellEnd"/>
    </w:p>
    <w:p w14:paraId="5FF1966A" w14:textId="410BA232" w:rsidR="1BF52803" w:rsidRDefault="1BF52803" w:rsidP="000F6717">
      <w:pPr>
        <w:rPr>
          <w:lang w:val="en-US"/>
        </w:rPr>
      </w:pPr>
    </w:p>
    <w:p w14:paraId="667A8E9F" w14:textId="6AEB08A7" w:rsidR="00AB165B" w:rsidRPr="002A4BB9" w:rsidRDefault="0F9E9609" w:rsidP="00154C85">
      <w:pPr>
        <w:pStyle w:val="Titolo5"/>
        <w:rPr>
          <w:lang w:val="en-US"/>
        </w:rPr>
      </w:pPr>
      <w:r w:rsidRPr="0F9E9609">
        <w:rPr>
          <w:lang w:val="en-US"/>
        </w:rPr>
        <w:lastRenderedPageBreak/>
        <w:t xml:space="preserve">NP_1 </w:t>
      </w:r>
      <w:proofErr w:type="spellStart"/>
      <w:r w:rsidRPr="0F9E9609">
        <w:rPr>
          <w:lang w:val="en-US"/>
        </w:rPr>
        <w:t>Ospite</w:t>
      </w:r>
      <w:proofErr w:type="spellEnd"/>
    </w:p>
    <w:p w14:paraId="1037F383" w14:textId="6F173AB6" w:rsidR="00320197" w:rsidRDefault="00CB0DC8" w:rsidP="00320197">
      <w:r>
        <w:rPr>
          <w:noProof/>
        </w:rPr>
        <w:drawing>
          <wp:inline distT="0" distB="0" distL="0" distR="0" wp14:anchorId="322EAEFB" wp14:editId="40CD05EC">
            <wp:extent cx="6118860" cy="3808675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3873"/>
                    <a:stretch/>
                  </pic:blipFill>
                  <pic:spPr bwMode="auto">
                    <a:xfrm>
                      <a:off x="0" y="0"/>
                      <a:ext cx="6120130" cy="380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AB33" w14:textId="18E4C7BF" w:rsidR="00AB165B" w:rsidRDefault="0F9E9609" w:rsidP="00154C85">
      <w:pPr>
        <w:pStyle w:val="Titolo5"/>
      </w:pPr>
      <w:r>
        <w:lastRenderedPageBreak/>
        <w:t>NP_2 Cliente</w:t>
      </w:r>
    </w:p>
    <w:p w14:paraId="09212DB9" w14:textId="2D50536E" w:rsidR="000C00F7" w:rsidRDefault="00D407FE" w:rsidP="000C00F7">
      <w:r>
        <w:rPr>
          <w:noProof/>
        </w:rPr>
        <w:drawing>
          <wp:inline distT="0" distB="0" distL="0" distR="0" wp14:anchorId="0C8C91A2" wp14:editId="3C90ABAB">
            <wp:extent cx="6119993" cy="3522345"/>
            <wp:effectExtent l="0" t="0" r="0" b="190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4" b="3679"/>
                    <a:stretch/>
                  </pic:blipFill>
                  <pic:spPr bwMode="auto">
                    <a:xfrm>
                      <a:off x="0" y="0"/>
                      <a:ext cx="6120130" cy="352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B8991" w14:textId="5DA4C371" w:rsidR="000C00F7" w:rsidRPr="000C00F7" w:rsidRDefault="0F9E9609" w:rsidP="00154C85">
      <w:pPr>
        <w:pStyle w:val="Titolo5"/>
      </w:pPr>
      <w:r>
        <w:t>NP_3 Venditore</w:t>
      </w:r>
    </w:p>
    <w:p w14:paraId="60CB6583" w14:textId="484ACB49" w:rsidR="00B44E54" w:rsidRDefault="00BA7239" w:rsidP="00B44E54">
      <w:r>
        <w:rPr>
          <w:noProof/>
        </w:rPr>
        <w:drawing>
          <wp:inline distT="0" distB="0" distL="0" distR="0" wp14:anchorId="1F019392" wp14:editId="121CDD28">
            <wp:extent cx="6119999" cy="3617843"/>
            <wp:effectExtent l="0" t="0" r="0" b="190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6747"/>
                    <a:stretch/>
                  </pic:blipFill>
                  <pic:spPr bwMode="auto">
                    <a:xfrm>
                      <a:off x="0" y="0"/>
                      <a:ext cx="6120130" cy="36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E7015" w14:textId="7FB5D7D3" w:rsidR="00B44E54" w:rsidRPr="00B44E54" w:rsidRDefault="0F9E9609" w:rsidP="00154C85">
      <w:pPr>
        <w:pStyle w:val="Titolo5"/>
      </w:pPr>
      <w:r>
        <w:lastRenderedPageBreak/>
        <w:t>NP_4 Amministratore</w:t>
      </w:r>
    </w:p>
    <w:p w14:paraId="05A8D725" w14:textId="2B3FC366" w:rsidR="00BA7239" w:rsidRPr="00BA7239" w:rsidRDefault="001D1819" w:rsidP="00BA7239">
      <w:r>
        <w:rPr>
          <w:noProof/>
        </w:rPr>
        <w:drawing>
          <wp:inline distT="0" distB="0" distL="0" distR="0" wp14:anchorId="1FE3F8A0" wp14:editId="1D51C8F4">
            <wp:extent cx="6119904" cy="3450728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5" b="6196"/>
                    <a:stretch/>
                  </pic:blipFill>
                  <pic:spPr bwMode="auto">
                    <a:xfrm>
                      <a:off x="0" y="0"/>
                      <a:ext cx="6120130" cy="345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92C85" w14:textId="77777777" w:rsidR="001D1819" w:rsidRPr="00BA7239" w:rsidRDefault="001D1819" w:rsidP="00BA7239"/>
    <w:p w14:paraId="1D2AE289" w14:textId="7ED84C8B" w:rsidR="00320197" w:rsidRPr="005B660C" w:rsidRDefault="0F9E9609" w:rsidP="00154C85">
      <w:pPr>
        <w:pStyle w:val="Titolo4"/>
        <w:rPr>
          <w:lang w:val="en-US"/>
        </w:rPr>
      </w:pPr>
      <w:bookmarkStart w:id="35" w:name="_Toc95649715"/>
      <w:r w:rsidRPr="0F9E9609">
        <w:rPr>
          <w:lang w:val="en-US"/>
        </w:rPr>
        <w:lastRenderedPageBreak/>
        <w:t>3.4.5.2 Mock</w:t>
      </w:r>
      <w:r w:rsidR="00AF1D26">
        <w:rPr>
          <w:lang w:val="en-US"/>
        </w:rPr>
        <w:t>-</w:t>
      </w:r>
      <w:r w:rsidRPr="0F9E9609">
        <w:rPr>
          <w:lang w:val="en-US"/>
        </w:rPr>
        <w:t>ups</w:t>
      </w:r>
      <w:bookmarkEnd w:id="35"/>
    </w:p>
    <w:p w14:paraId="6D6A9E33" w14:textId="096E9EBA" w:rsidR="00DC6153" w:rsidRDefault="0F9E9609" w:rsidP="00154C85">
      <w:pPr>
        <w:pStyle w:val="Titolo5"/>
        <w:rPr>
          <w:lang w:val="en-US"/>
        </w:rPr>
      </w:pPr>
      <w:bookmarkStart w:id="36" w:name="_MU_1_Home_Page"/>
      <w:bookmarkEnd w:id="36"/>
      <w:r w:rsidRPr="0F9E9609">
        <w:rPr>
          <w:lang w:val="en-US"/>
        </w:rPr>
        <w:t>MU_1 Home Page</w:t>
      </w:r>
      <w:r w:rsidR="005B4B73">
        <w:rPr>
          <w:lang w:val="en-US"/>
        </w:rPr>
        <w:t xml:space="preserve"> - </w:t>
      </w:r>
      <w:proofErr w:type="spellStart"/>
      <w:r w:rsidR="005B4B73">
        <w:rPr>
          <w:lang w:val="en-US"/>
        </w:rPr>
        <w:t>Ospite</w:t>
      </w:r>
      <w:proofErr w:type="spellEnd"/>
      <w:r w:rsidR="007F486A" w:rsidRPr="00C05AD0">
        <w:rPr>
          <w:lang w:val="en-US"/>
        </w:rPr>
        <w:br/>
      </w:r>
      <w:r w:rsidR="009C0F6D">
        <w:rPr>
          <w:noProof/>
          <w:lang w:val="en-US"/>
        </w:rPr>
        <w:drawing>
          <wp:inline distT="0" distB="0" distL="0" distR="0" wp14:anchorId="7C83341D" wp14:editId="2CB04008">
            <wp:extent cx="4000500" cy="335915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9755" w14:textId="24D85454" w:rsidR="005B4B73" w:rsidRDefault="005B4B73" w:rsidP="00154C85">
      <w:pPr>
        <w:pStyle w:val="Titolo5"/>
        <w:rPr>
          <w:lang w:val="en-US"/>
        </w:rPr>
      </w:pPr>
      <w:r>
        <w:rPr>
          <w:lang w:val="en-US"/>
        </w:rPr>
        <w:t xml:space="preserve">MU_2 Homepage </w:t>
      </w:r>
      <w:r w:rsidR="009C0F6D">
        <w:rPr>
          <w:lang w:val="en-US"/>
        </w:rPr>
        <w:t xml:space="preserve">– </w:t>
      </w:r>
      <w:proofErr w:type="spellStart"/>
      <w:r w:rsidR="009C0F6D">
        <w:rPr>
          <w:lang w:val="en-US"/>
        </w:rPr>
        <w:t>Cliente</w:t>
      </w:r>
      <w:proofErr w:type="spellEnd"/>
    </w:p>
    <w:p w14:paraId="23A4FCE4" w14:textId="575D2B23" w:rsidR="009C0F6D" w:rsidRPr="009C0F6D" w:rsidRDefault="009C0F6D" w:rsidP="009C0F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B55E8F" wp14:editId="12DD85A8">
            <wp:extent cx="3752850" cy="31686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A852" w14:textId="4D3BDB53" w:rsidR="009C0F6D" w:rsidRDefault="009C0F6D" w:rsidP="00154C85">
      <w:pPr>
        <w:pStyle w:val="Titolo5"/>
        <w:rPr>
          <w:lang w:val="en-US"/>
        </w:rPr>
      </w:pPr>
      <w:r>
        <w:rPr>
          <w:lang w:val="en-US"/>
        </w:rPr>
        <w:lastRenderedPageBreak/>
        <w:t xml:space="preserve">MU_3 Homepage – </w:t>
      </w:r>
      <w:proofErr w:type="spellStart"/>
      <w:r>
        <w:rPr>
          <w:lang w:val="en-US"/>
        </w:rPr>
        <w:t>Venditore</w:t>
      </w:r>
      <w:proofErr w:type="spellEnd"/>
    </w:p>
    <w:p w14:paraId="182A3D3E" w14:textId="76E7151A" w:rsidR="009C0F6D" w:rsidRDefault="009C0F6D" w:rsidP="009C0F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CCB0CF" wp14:editId="77043160">
            <wp:extent cx="391160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07E3" w14:textId="5783EF8F" w:rsidR="009C0F6D" w:rsidRPr="00BF6DC4" w:rsidRDefault="009C0F6D" w:rsidP="00154C85">
      <w:pPr>
        <w:pStyle w:val="Titolo5"/>
      </w:pPr>
      <w:r w:rsidRPr="00BF6DC4">
        <w:t>MU_4 Homepage – Amministratore</w:t>
      </w:r>
    </w:p>
    <w:p w14:paraId="3278B5BC" w14:textId="20D5E7CC" w:rsidR="009C0F6D" w:rsidRPr="009C0F6D" w:rsidRDefault="005B5EB2" w:rsidP="009C0F6D">
      <w:r>
        <w:rPr>
          <w:noProof/>
          <w:lang w:val="en-US"/>
        </w:rPr>
        <w:drawing>
          <wp:inline distT="0" distB="0" distL="0" distR="0" wp14:anchorId="1C1749DB" wp14:editId="15D5379B">
            <wp:extent cx="3790950" cy="31305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378A6" w14:textId="36C80F95" w:rsidR="00DC6153" w:rsidRDefault="0F9E9609" w:rsidP="00B20C20">
      <w:pPr>
        <w:pStyle w:val="Titolo5"/>
      </w:pPr>
      <w:bookmarkStart w:id="37" w:name="_MU_2_Registrazione_di"/>
      <w:bookmarkStart w:id="38" w:name="_MU_5_Registrazione_di"/>
      <w:bookmarkEnd w:id="37"/>
      <w:bookmarkEnd w:id="38"/>
      <w:r>
        <w:lastRenderedPageBreak/>
        <w:t>MU_</w:t>
      </w:r>
      <w:r w:rsidR="005B5EB2">
        <w:t>5</w:t>
      </w:r>
      <w:r>
        <w:t xml:space="preserve"> Registrazione di un cliente</w:t>
      </w:r>
    </w:p>
    <w:p w14:paraId="095FF75E" w14:textId="534592DF" w:rsidR="001F4CD0" w:rsidRDefault="005B5EB2" w:rsidP="00320197">
      <w:r>
        <w:rPr>
          <w:noProof/>
        </w:rPr>
        <w:drawing>
          <wp:inline distT="0" distB="0" distL="0" distR="0" wp14:anchorId="28BC8F18" wp14:editId="4B5BC7A2">
            <wp:extent cx="3740150" cy="30099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F095" w14:textId="15192F6D" w:rsidR="001F4CD0" w:rsidRDefault="0F9E9609" w:rsidP="00B20C20">
      <w:pPr>
        <w:pStyle w:val="Titolo5"/>
      </w:pPr>
      <w:bookmarkStart w:id="39" w:name="_MU_3_Registrazione_venditore"/>
      <w:bookmarkStart w:id="40" w:name="_MU_6_Registrazione_venditore"/>
      <w:bookmarkEnd w:id="39"/>
      <w:bookmarkEnd w:id="40"/>
      <w:r>
        <w:t>MU_</w:t>
      </w:r>
      <w:r w:rsidR="005B5EB2">
        <w:t>6</w:t>
      </w:r>
      <w:r>
        <w:t xml:space="preserve"> Registrazione venditore</w:t>
      </w:r>
    </w:p>
    <w:p w14:paraId="368BF582" w14:textId="597DA93A" w:rsidR="001F4CD0" w:rsidRDefault="005B5EB2" w:rsidP="001F4CD0">
      <w:r>
        <w:rPr>
          <w:noProof/>
        </w:rPr>
        <w:drawing>
          <wp:inline distT="0" distB="0" distL="0" distR="0" wp14:anchorId="038D6022" wp14:editId="223E5174">
            <wp:extent cx="4064000" cy="32956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3D46" w14:textId="2FCECD06" w:rsidR="005B5EB2" w:rsidRDefault="005B5EB2" w:rsidP="00B20C20">
      <w:pPr>
        <w:pStyle w:val="Titolo5"/>
      </w:pPr>
      <w:bookmarkStart w:id="41" w:name="_MU_7_Ricerca_prodotto"/>
      <w:bookmarkEnd w:id="41"/>
      <w:r>
        <w:lastRenderedPageBreak/>
        <w:t>MU_7 Ricerca prodotto</w:t>
      </w:r>
    </w:p>
    <w:p w14:paraId="0D49BEC4" w14:textId="7064F5CF" w:rsidR="005E177D" w:rsidRDefault="005E177D" w:rsidP="005E177D">
      <w:r>
        <w:rPr>
          <w:noProof/>
        </w:rPr>
        <w:drawing>
          <wp:inline distT="0" distB="0" distL="0" distR="0" wp14:anchorId="27EF1720" wp14:editId="38A0157C">
            <wp:extent cx="3968750" cy="33528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AB4E" w14:textId="7178E159" w:rsidR="005E177D" w:rsidRDefault="005E177D" w:rsidP="00B20C20">
      <w:pPr>
        <w:pStyle w:val="Titolo5"/>
      </w:pPr>
      <w:bookmarkStart w:id="42" w:name="_MU_8_Pagina_Prodotto"/>
      <w:bookmarkEnd w:id="42"/>
      <w:r>
        <w:t>MU_8 Pagina Prodotto</w:t>
      </w:r>
    </w:p>
    <w:p w14:paraId="7EB3E3AB" w14:textId="29A80C76" w:rsidR="005E177D" w:rsidRDefault="005E177D" w:rsidP="005E177D">
      <w:r>
        <w:rPr>
          <w:noProof/>
        </w:rPr>
        <w:drawing>
          <wp:inline distT="0" distB="0" distL="0" distR="0" wp14:anchorId="36FC7A39" wp14:editId="0B46794C">
            <wp:extent cx="4000500" cy="27876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599A" w14:textId="77CC2EFB" w:rsidR="005E177D" w:rsidRDefault="005E177D" w:rsidP="00B20C20">
      <w:pPr>
        <w:pStyle w:val="Titolo5"/>
      </w:pPr>
      <w:bookmarkStart w:id="43" w:name="_MU_9_Carrello"/>
      <w:bookmarkEnd w:id="43"/>
      <w:r>
        <w:lastRenderedPageBreak/>
        <w:t>MU_9 Carrello</w:t>
      </w:r>
    </w:p>
    <w:p w14:paraId="6EE1C5D1" w14:textId="539EFE1D" w:rsidR="005E177D" w:rsidRDefault="005E177D" w:rsidP="005E177D">
      <w:r>
        <w:rPr>
          <w:noProof/>
        </w:rPr>
        <w:drawing>
          <wp:inline distT="0" distB="0" distL="0" distR="0" wp14:anchorId="043283F6" wp14:editId="1E7041F4">
            <wp:extent cx="4038600" cy="306705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53A3" w14:textId="6328F88C" w:rsidR="005E177D" w:rsidRDefault="005E177D" w:rsidP="00B20C20">
      <w:pPr>
        <w:pStyle w:val="Titolo5"/>
      </w:pPr>
      <w:bookmarkStart w:id="44" w:name="_MU_10_Completa_acquisto"/>
      <w:bookmarkEnd w:id="44"/>
      <w:r>
        <w:t>MU_10 Completa</w:t>
      </w:r>
      <w:r w:rsidR="00F85FE5">
        <w:t xml:space="preserve"> acquisto</w:t>
      </w:r>
    </w:p>
    <w:p w14:paraId="1B6084A4" w14:textId="5CF7DA91" w:rsidR="00F85FE5" w:rsidRDefault="00F85FE5" w:rsidP="00F85FE5">
      <w:r>
        <w:rPr>
          <w:noProof/>
        </w:rPr>
        <w:drawing>
          <wp:inline distT="0" distB="0" distL="0" distR="0" wp14:anchorId="4135188D" wp14:editId="1AB64167">
            <wp:extent cx="3949700" cy="307340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80EB" w14:textId="08D8EFD5" w:rsidR="00F85FE5" w:rsidRDefault="00F85FE5" w:rsidP="00B20C20">
      <w:pPr>
        <w:pStyle w:val="Titolo5"/>
      </w:pPr>
      <w:r>
        <w:lastRenderedPageBreak/>
        <w:t>MU_11 Anagrafica</w:t>
      </w:r>
    </w:p>
    <w:p w14:paraId="6A105BD4" w14:textId="2862BD9C" w:rsidR="00F85FE5" w:rsidRDefault="00F85FE5" w:rsidP="00F85FE5">
      <w:r>
        <w:rPr>
          <w:noProof/>
        </w:rPr>
        <w:drawing>
          <wp:inline distT="0" distB="0" distL="0" distR="0" wp14:anchorId="1D5C2A5B" wp14:editId="0926965A">
            <wp:extent cx="4254500" cy="33591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2FEE5" w14:textId="33E71F9A" w:rsidR="00F85FE5" w:rsidRDefault="00F85FE5" w:rsidP="00B20C20">
      <w:pPr>
        <w:pStyle w:val="Titolo5"/>
      </w:pPr>
      <w:bookmarkStart w:id="45" w:name="_MU_12_Aggiungi_Prodotto"/>
      <w:bookmarkEnd w:id="45"/>
      <w:r>
        <w:t>MU_12 Aggiungi Prodotto</w:t>
      </w:r>
    </w:p>
    <w:p w14:paraId="64E2F556" w14:textId="412BC4E7" w:rsidR="00B82CEB" w:rsidRDefault="00B82CEB" w:rsidP="00B82CEB">
      <w:r>
        <w:rPr>
          <w:noProof/>
        </w:rPr>
        <w:drawing>
          <wp:inline distT="0" distB="0" distL="0" distR="0" wp14:anchorId="149D136A" wp14:editId="748779AC">
            <wp:extent cx="4254500" cy="307340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A73" w14:textId="7AAAEE8F" w:rsidR="00B82CEB" w:rsidRDefault="00B82CEB" w:rsidP="00B20C20">
      <w:pPr>
        <w:pStyle w:val="Titolo5"/>
      </w:pPr>
      <w:bookmarkStart w:id="46" w:name="_MU_13_Lista_Ordini"/>
      <w:bookmarkEnd w:id="46"/>
      <w:r>
        <w:lastRenderedPageBreak/>
        <w:t>MU_13 Lista Ordini</w:t>
      </w:r>
    </w:p>
    <w:p w14:paraId="405798D7" w14:textId="401123C5" w:rsidR="00B82CEB" w:rsidRDefault="00B82CEB" w:rsidP="00B82CEB">
      <w:r>
        <w:rPr>
          <w:noProof/>
        </w:rPr>
        <w:drawing>
          <wp:inline distT="0" distB="0" distL="0" distR="0" wp14:anchorId="0D5845FE" wp14:editId="6A672277">
            <wp:extent cx="4241800" cy="3111500"/>
            <wp:effectExtent l="0" t="0" r="635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CD24" w14:textId="3BF106C9" w:rsidR="00B82CEB" w:rsidRDefault="00B82CEB" w:rsidP="00B20C20">
      <w:pPr>
        <w:pStyle w:val="Titolo5"/>
      </w:pPr>
      <w:bookmarkStart w:id="47" w:name="_MU_14_Dettagli_ordine"/>
      <w:bookmarkEnd w:id="47"/>
      <w:r>
        <w:t>MU_14 Dettagli ordine</w:t>
      </w:r>
    </w:p>
    <w:p w14:paraId="2C9DC748" w14:textId="3B0A14AA" w:rsidR="00B82CEB" w:rsidRDefault="00B82CEB" w:rsidP="00B82CEB">
      <w:r>
        <w:rPr>
          <w:noProof/>
        </w:rPr>
        <w:drawing>
          <wp:inline distT="0" distB="0" distL="0" distR="0" wp14:anchorId="4C387897" wp14:editId="30EF934B">
            <wp:extent cx="4241800" cy="341630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AB3B" w14:textId="77777777" w:rsidR="00B82CEB" w:rsidRDefault="00B82CEB" w:rsidP="00B20C20">
      <w:pPr>
        <w:pStyle w:val="Titolo5"/>
      </w:pPr>
      <w:r>
        <w:lastRenderedPageBreak/>
        <w:t>MU_15 Invia segnalazione</w:t>
      </w:r>
    </w:p>
    <w:p w14:paraId="2DCE17D7" w14:textId="40458A8C" w:rsidR="00D97F15" w:rsidRPr="00D97F15" w:rsidRDefault="00D97F15" w:rsidP="00D97F15">
      <w:bookmarkStart w:id="48" w:name="_MU_16_Lista_Segnalazioni"/>
      <w:bookmarkEnd w:id="48"/>
      <w:r>
        <w:rPr>
          <w:noProof/>
        </w:rPr>
        <w:drawing>
          <wp:inline distT="0" distB="0" distL="0" distR="0" wp14:anchorId="70716223" wp14:editId="48CECEE0">
            <wp:extent cx="4400550" cy="320675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DD16" w14:textId="7A23AE24" w:rsidR="00B82CEB" w:rsidRDefault="00774769" w:rsidP="00B20C20">
      <w:pPr>
        <w:pStyle w:val="Titolo5"/>
      </w:pPr>
      <w:r>
        <w:t xml:space="preserve">MU_16 </w:t>
      </w:r>
      <w:r w:rsidR="00603905">
        <w:t>Lista Segnalazioni</w:t>
      </w:r>
    </w:p>
    <w:p w14:paraId="3802DA1E" w14:textId="30089DEA" w:rsidR="00603905" w:rsidRDefault="00CD381E" w:rsidP="00603905">
      <w:r>
        <w:rPr>
          <w:noProof/>
        </w:rPr>
        <w:drawing>
          <wp:inline distT="0" distB="0" distL="0" distR="0" wp14:anchorId="003E1E5B" wp14:editId="63DD2DAF">
            <wp:extent cx="4235450" cy="286385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3F84" w14:textId="526FE354" w:rsidR="00CD381E" w:rsidRDefault="00CD381E" w:rsidP="00B20C20">
      <w:pPr>
        <w:pStyle w:val="Titolo5"/>
      </w:pPr>
      <w:bookmarkStart w:id="49" w:name="_MU_17_Dettagli_segnalazione"/>
      <w:bookmarkEnd w:id="49"/>
      <w:r>
        <w:lastRenderedPageBreak/>
        <w:t>MU_1</w:t>
      </w:r>
      <w:r w:rsidR="000914F0">
        <w:t>7</w:t>
      </w:r>
      <w:r>
        <w:t xml:space="preserve"> Dettagli segnalazione</w:t>
      </w:r>
    </w:p>
    <w:p w14:paraId="2D5CA555" w14:textId="609772C5" w:rsidR="0024257A" w:rsidRDefault="0024257A" w:rsidP="0024257A">
      <w:r>
        <w:rPr>
          <w:noProof/>
        </w:rPr>
        <w:drawing>
          <wp:inline distT="0" distB="0" distL="0" distR="0" wp14:anchorId="57CA6E49" wp14:editId="03C99BCC">
            <wp:extent cx="4235450" cy="30099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579B" w14:textId="1E208B8E" w:rsidR="000952AA" w:rsidRDefault="000952AA" w:rsidP="00197C48">
      <w:pPr>
        <w:pStyle w:val="Titolo5"/>
      </w:pPr>
      <w:r>
        <w:t>MU_18 Lista Desideri</w:t>
      </w:r>
    </w:p>
    <w:p w14:paraId="6A1134D7" w14:textId="222C15D4" w:rsidR="000914F0" w:rsidRPr="0024257A" w:rsidRDefault="00B466BB" w:rsidP="0024257A">
      <w:r>
        <w:rPr>
          <w:noProof/>
        </w:rPr>
        <w:drawing>
          <wp:inline distT="0" distB="0" distL="0" distR="0" wp14:anchorId="198830B6" wp14:editId="42BC35BF">
            <wp:extent cx="4102100" cy="3092450"/>
            <wp:effectExtent l="0" t="0" r="0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684D" w14:textId="3E85D0E4" w:rsidR="006E4E40" w:rsidRDefault="0F9E9609" w:rsidP="008F6B9A">
      <w:pPr>
        <w:pStyle w:val="Titolo2"/>
      </w:pPr>
      <w:bookmarkStart w:id="50" w:name="_Toc95649716"/>
      <w:r>
        <w:t>4 Glossario</w:t>
      </w:r>
      <w:bookmarkEnd w:id="50"/>
    </w:p>
    <w:p w14:paraId="293B2E97" w14:textId="52EC1B7A" w:rsidR="007A70AB" w:rsidRDefault="00BA2C8D" w:rsidP="009F296F">
      <w:r w:rsidRPr="00BA2C8D">
        <w:t>Nella presente sezione sono raccolti le sigle o i termini del documento che necessitano di una definizione.</w:t>
      </w: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2537"/>
        <w:gridCol w:w="6956"/>
      </w:tblGrid>
      <w:tr w:rsidR="00D71054" w14:paraId="0F022CEB" w14:textId="77777777" w:rsidTr="008C17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628EBE35" w14:textId="217CCD20" w:rsidR="00D71054" w:rsidRDefault="00B04E4C" w:rsidP="00AA3BE0">
            <w:pPr>
              <w:jc w:val="center"/>
            </w:pPr>
            <w:r>
              <w:lastRenderedPageBreak/>
              <w:t>Sigla/</w:t>
            </w:r>
            <w:r w:rsidR="00AA3BE0">
              <w:t>Termine</w:t>
            </w:r>
          </w:p>
        </w:tc>
        <w:tc>
          <w:tcPr>
            <w:tcW w:w="6956" w:type="dxa"/>
          </w:tcPr>
          <w:p w14:paraId="1923D72A" w14:textId="50B01649" w:rsidR="00D71054" w:rsidRDefault="00942CFB" w:rsidP="00942C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Definizione</w:t>
            </w:r>
          </w:p>
        </w:tc>
      </w:tr>
      <w:tr w:rsidR="00F91628" w14:paraId="1F647E6B" w14:textId="77777777" w:rsidTr="008C17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6E382A29" w14:textId="37776476" w:rsidR="00F91628" w:rsidRDefault="008B2305" w:rsidP="00533338">
            <w:pPr>
              <w:jc w:val="center"/>
            </w:pPr>
            <w:r>
              <w:t>Account</w:t>
            </w:r>
          </w:p>
        </w:tc>
        <w:tc>
          <w:tcPr>
            <w:tcW w:w="6956" w:type="dxa"/>
          </w:tcPr>
          <w:p w14:paraId="7BB66598" w14:textId="7A55CD1E" w:rsidR="00F91628" w:rsidRDefault="008B2305" w:rsidP="00533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Rappresentazione dell’utente in formato digitale.</w:t>
            </w:r>
          </w:p>
        </w:tc>
      </w:tr>
      <w:tr w:rsidR="00E1159F" w14:paraId="7E24F656" w14:textId="77777777" w:rsidTr="008C17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2EA73023" w14:textId="42EA220A" w:rsidR="00E1159F" w:rsidRDefault="006F0CFB" w:rsidP="00855640">
            <w:pPr>
              <w:jc w:val="center"/>
            </w:pPr>
            <w:r>
              <w:t>E-c</w:t>
            </w:r>
            <w:r w:rsidR="00CF07B1">
              <w:t>ommerce</w:t>
            </w:r>
          </w:p>
        </w:tc>
        <w:tc>
          <w:tcPr>
            <w:tcW w:w="6956" w:type="dxa"/>
          </w:tcPr>
          <w:p w14:paraId="5EEE7C57" w14:textId="57114F94" w:rsidR="00E1159F" w:rsidRDefault="005570B6" w:rsidP="008556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L'insieme delle attività di vendita e acquisto di prodotti effettuato tramite Internet.</w:t>
            </w:r>
          </w:p>
        </w:tc>
      </w:tr>
      <w:tr w:rsidR="008B2305" w14:paraId="0A41D1E1" w14:textId="77777777" w:rsidTr="008C17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69A418BB" w14:textId="09125A97" w:rsidR="008B2305" w:rsidRDefault="008B2305" w:rsidP="008B2305">
            <w:pPr>
              <w:tabs>
                <w:tab w:val="left" w:pos="1633"/>
              </w:tabs>
              <w:jc w:val="center"/>
            </w:pPr>
            <w:r>
              <w:t>Form</w:t>
            </w:r>
          </w:p>
        </w:tc>
        <w:tc>
          <w:tcPr>
            <w:tcW w:w="6956" w:type="dxa"/>
          </w:tcPr>
          <w:p w14:paraId="57559BAB" w14:textId="2029F660" w:rsidR="008B2305" w:rsidRDefault="008B2305" w:rsidP="008B2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Insieme di campi da compilare.</w:t>
            </w:r>
          </w:p>
        </w:tc>
      </w:tr>
      <w:tr w:rsidR="00E31A81" w14:paraId="77AF6E91" w14:textId="77777777" w:rsidTr="008C17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43DFB027" w14:textId="260F5CC6" w:rsidR="00E31A81" w:rsidRDefault="00E31A81" w:rsidP="00E31A81">
            <w:pPr>
              <w:tabs>
                <w:tab w:val="left" w:pos="1633"/>
              </w:tabs>
              <w:jc w:val="center"/>
            </w:pPr>
            <w:proofErr w:type="spellStart"/>
            <w:r>
              <w:t>Mock</w:t>
            </w:r>
            <w:proofErr w:type="spellEnd"/>
            <w:r>
              <w:t>-up</w:t>
            </w:r>
          </w:p>
        </w:tc>
        <w:tc>
          <w:tcPr>
            <w:tcW w:w="6956" w:type="dxa"/>
          </w:tcPr>
          <w:p w14:paraId="7775A7B3" w14:textId="3666CF14" w:rsidR="00E31A81" w:rsidRDefault="00E31A81" w:rsidP="00E31A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rappresentazione visuale della User Interface, utile al committente per capire come il prodotto sarà fruibile all’utente finale.</w:t>
            </w:r>
          </w:p>
        </w:tc>
      </w:tr>
      <w:tr w:rsidR="00D71054" w14:paraId="1796D02F" w14:textId="77777777" w:rsidTr="008C17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6181F1DC" w14:textId="219CC5E8" w:rsidR="00D71054" w:rsidRDefault="00344ABA" w:rsidP="00344ABA">
            <w:pPr>
              <w:tabs>
                <w:tab w:val="left" w:pos="1633"/>
              </w:tabs>
              <w:jc w:val="center"/>
            </w:pPr>
            <w:r>
              <w:t>Piattaforma</w:t>
            </w:r>
          </w:p>
        </w:tc>
        <w:tc>
          <w:tcPr>
            <w:tcW w:w="6956" w:type="dxa"/>
          </w:tcPr>
          <w:p w14:paraId="5128717E" w14:textId="69EAAE30" w:rsidR="00D71054" w:rsidRDefault="00130657" w:rsidP="00344A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Base software o hardware su cui sono sviluppate o eseguite applicazioni.</w:t>
            </w:r>
          </w:p>
        </w:tc>
      </w:tr>
      <w:tr w:rsidR="00D71054" w14:paraId="1B5C7326" w14:textId="77777777" w:rsidTr="008C17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0FBD53A6" w14:textId="097AECB8" w:rsidR="00D71054" w:rsidRDefault="00484426" w:rsidP="00344ABA">
            <w:pPr>
              <w:jc w:val="center"/>
            </w:pPr>
            <w:r>
              <w:t>Web-</w:t>
            </w:r>
            <w:proofErr w:type="spellStart"/>
            <w:r>
              <w:t>based</w:t>
            </w:r>
            <w:proofErr w:type="spellEnd"/>
          </w:p>
        </w:tc>
        <w:tc>
          <w:tcPr>
            <w:tcW w:w="6956" w:type="dxa"/>
          </w:tcPr>
          <w:p w14:paraId="6D3EC019" w14:textId="4BD810B5" w:rsidR="00D71054" w:rsidRDefault="00484426" w:rsidP="00344A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gkelc"/>
              </w:rPr>
              <w:t xml:space="preserve">Per software </w:t>
            </w:r>
            <w:r w:rsidRPr="005D20BC">
              <w:rPr>
                <w:rStyle w:val="hgkelc"/>
              </w:rPr>
              <w:t>Web-</w:t>
            </w:r>
            <w:proofErr w:type="spellStart"/>
            <w:r w:rsidRPr="005D20BC">
              <w:rPr>
                <w:rStyle w:val="hgkelc"/>
              </w:rPr>
              <w:t>based</w:t>
            </w:r>
            <w:proofErr w:type="spellEnd"/>
            <w:r>
              <w:rPr>
                <w:rStyle w:val="hgkelc"/>
              </w:rPr>
              <w:t xml:space="preserve"> si intende un programma in cui tutte le funzioni sono accessibili tramite un normale </w:t>
            </w:r>
            <w:r w:rsidRPr="00F91628">
              <w:rPr>
                <w:rStyle w:val="hgkelc"/>
              </w:rPr>
              <w:t>browse</w:t>
            </w:r>
            <w:r>
              <w:rPr>
                <w:rStyle w:val="hgkelc"/>
              </w:rPr>
              <w:t xml:space="preserve">r. Questo </w:t>
            </w:r>
            <w:r w:rsidRPr="00F91628">
              <w:rPr>
                <w:rStyle w:val="hgkelc"/>
              </w:rPr>
              <w:t>significa</w:t>
            </w:r>
            <w:r>
              <w:rPr>
                <w:rStyle w:val="hgkelc"/>
              </w:rPr>
              <w:t xml:space="preserve"> che non </w:t>
            </w:r>
            <w:r>
              <w:rPr>
                <w:rStyle w:val="hgkelc"/>
                <w:b/>
                <w:bCs/>
              </w:rPr>
              <w:t>è</w:t>
            </w:r>
            <w:r>
              <w:rPr>
                <w:rStyle w:val="hgkelc"/>
              </w:rPr>
              <w:t xml:space="preserve"> necessario effettuare l'installazione di alcun software sul sistema che deve utilizzare il programma.</w:t>
            </w:r>
          </w:p>
        </w:tc>
      </w:tr>
    </w:tbl>
    <w:p w14:paraId="138D2B4D" w14:textId="77777777" w:rsidR="006E4E40" w:rsidRPr="003261F4" w:rsidRDefault="006E4E40" w:rsidP="009F296F"/>
    <w:sectPr w:rsidR="006E4E40" w:rsidRPr="003261F4">
      <w:headerReference w:type="default" r:id="rId64"/>
      <w:footerReference w:type="default" r:id="rId65"/>
      <w:headerReference w:type="first" r:id="rId66"/>
      <w:pgSz w:w="11906" w:h="16838"/>
      <w:pgMar w:top="1417" w:right="1134" w:bottom="1134" w:left="1134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0A460" w14:textId="77777777" w:rsidR="001A6CB5" w:rsidRDefault="001A6CB5">
      <w:pPr>
        <w:spacing w:after="0" w:line="240" w:lineRule="auto"/>
      </w:pPr>
      <w:r>
        <w:separator/>
      </w:r>
    </w:p>
  </w:endnote>
  <w:endnote w:type="continuationSeparator" w:id="0">
    <w:p w14:paraId="7D6F6CDC" w14:textId="77777777" w:rsidR="001A6CB5" w:rsidRDefault="001A6CB5">
      <w:pPr>
        <w:spacing w:after="0" w:line="240" w:lineRule="auto"/>
      </w:pPr>
      <w:r>
        <w:continuationSeparator/>
      </w:r>
    </w:p>
  </w:endnote>
  <w:endnote w:type="continuationNotice" w:id="1">
    <w:p w14:paraId="1DAA8562" w14:textId="77777777" w:rsidR="001A6CB5" w:rsidRDefault="001A6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roid Sans">
    <w:altName w:val="Segoe UI"/>
    <w:charset w:val="00"/>
    <w:family w:val="auto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6131" w14:textId="15BFFAFC" w:rsidR="00707A12" w:rsidRDefault="00F97F7E">
    <w:pPr>
      <w:tabs>
        <w:tab w:val="center" w:pos="4550"/>
        <w:tab w:val="left" w:pos="5818"/>
      </w:tabs>
      <w:ind w:right="260"/>
      <w:rPr>
        <w:rFonts w:ascii="Century Gothic" w:hAnsi="Century Gothic"/>
        <w:color w:val="521807" w:themeColor="accent1" w:themeShade="80"/>
        <w:spacing w:val="60"/>
        <w:sz w:val="16"/>
        <w:szCs w:val="16"/>
      </w:rPr>
    </w:pPr>
    <w:r>
      <w:rPr>
        <w:rFonts w:ascii="Century Gothic" w:hAnsi="Century Gothic"/>
        <w:color w:val="521807" w:themeColor="accent1" w:themeShade="80"/>
        <w:spacing w:val="60"/>
        <w:sz w:val="16"/>
        <w:szCs w:val="16"/>
      </w:rPr>
      <w:t xml:space="preserve"> </w:t>
    </w:r>
  </w:p>
  <w:p w14:paraId="319D2B68" w14:textId="77777777" w:rsidR="0052460E" w:rsidRDefault="00A96F89">
    <w:pPr>
      <w:tabs>
        <w:tab w:val="center" w:pos="4550"/>
        <w:tab w:val="left" w:pos="5818"/>
      </w:tabs>
      <w:ind w:right="260"/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</w:pPr>
    <w:proofErr w:type="spellStart"/>
    <w:r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>PartnerShop</w:t>
    </w:r>
    <w:proofErr w:type="spellEnd"/>
    <w:r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</w:t>
    </w:r>
  </w:p>
  <w:p w14:paraId="402E5FE1" w14:textId="3EA095BC" w:rsidR="00707A12" w:rsidRPr="00B3607A" w:rsidRDefault="00A96F89">
    <w:pPr>
      <w:tabs>
        <w:tab w:val="center" w:pos="4550"/>
        <w:tab w:val="left" w:pos="5818"/>
      </w:tabs>
      <w:ind w:right="260"/>
      <w:rPr>
        <w:rFonts w:ascii="Century Gothic" w:hAnsi="Century Gothic"/>
        <w:color w:val="521807" w:themeColor="accent1" w:themeShade="80"/>
        <w:sz w:val="16"/>
        <w:szCs w:val="16"/>
        <w:lang w:val="en-US"/>
      </w:rPr>
    </w:pPr>
    <w:r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</w:t>
    </w:r>
    <w:r w:rsidR="00C3114C" w:rsidRP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>V0.</w:t>
    </w:r>
    <w:r w:rsid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>2</w:t>
    </w:r>
    <w:r w:rsidR="00C3114C" w:rsidRP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      </w:t>
    </w:r>
    <w:r w:rsidR="00F97F7E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  </w:t>
    </w:r>
    <w:r w:rsidR="00C3114C" w:rsidRP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                     </w:t>
    </w:r>
    <w:r w:rsidR="00F97F7E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ab/>
    </w:r>
    <w:r w:rsidR="00F97F7E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ab/>
    </w:r>
    <w:r w:rsidR="00C3114C" w:rsidRP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    </w:t>
    </w:r>
    <w:r w:rsidR="00F97F7E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 xml:space="preserve">             </w:t>
    </w:r>
    <w:r w:rsidR="00C3114C" w:rsidRPr="00B3607A">
      <w:rPr>
        <w:rFonts w:ascii="Century Gothic" w:hAnsi="Century Gothic"/>
        <w:color w:val="521807" w:themeColor="accent1" w:themeShade="80"/>
        <w:spacing w:val="60"/>
        <w:sz w:val="16"/>
        <w:szCs w:val="16"/>
        <w:lang w:val="en-US"/>
      </w:rPr>
      <w:t>Pag.</w:t>
    </w:r>
    <w:r w:rsidR="00C3114C" w:rsidRPr="00B3607A">
      <w:rPr>
        <w:rFonts w:ascii="Century Gothic" w:hAnsi="Century Gothic"/>
        <w:color w:val="521807" w:themeColor="accent1" w:themeShade="80"/>
        <w:sz w:val="16"/>
        <w:szCs w:val="16"/>
        <w:lang w:val="en-US"/>
      </w:rPr>
      <w:t xml:space="preserve"> </w:t>
    </w:r>
    <w:r w:rsidR="00C3114C">
      <w:rPr>
        <w:rFonts w:ascii="Century Gothic" w:hAnsi="Century Gothic"/>
        <w:color w:val="521807" w:themeColor="accent1" w:themeShade="80"/>
        <w:sz w:val="16"/>
        <w:szCs w:val="16"/>
      </w:rPr>
      <w:fldChar w:fldCharType="begin"/>
    </w:r>
    <w:r w:rsidR="00C3114C" w:rsidRPr="00B3607A">
      <w:rPr>
        <w:rFonts w:ascii="Century Gothic" w:hAnsi="Century Gothic"/>
        <w:color w:val="1F4E79"/>
        <w:sz w:val="16"/>
        <w:szCs w:val="16"/>
        <w:lang w:val="en-US"/>
      </w:rPr>
      <w:instrText>PAGE</w:instrText>
    </w:r>
    <w:r w:rsidR="00C3114C">
      <w:rPr>
        <w:rFonts w:ascii="Century Gothic" w:hAnsi="Century Gothic"/>
        <w:color w:val="1F4E79"/>
        <w:sz w:val="16"/>
        <w:szCs w:val="16"/>
      </w:rPr>
      <w:fldChar w:fldCharType="separate"/>
    </w:r>
    <w:r w:rsidR="00C3114C" w:rsidRPr="00B3607A">
      <w:rPr>
        <w:rFonts w:ascii="Century Gothic" w:hAnsi="Century Gothic"/>
        <w:color w:val="1F4E79"/>
        <w:sz w:val="16"/>
        <w:szCs w:val="16"/>
        <w:lang w:val="en-US"/>
      </w:rPr>
      <w:t>5</w:t>
    </w:r>
    <w:r w:rsidR="00C3114C">
      <w:rPr>
        <w:rFonts w:ascii="Century Gothic" w:hAnsi="Century Gothic"/>
        <w:color w:val="1F4E79"/>
        <w:sz w:val="16"/>
        <w:szCs w:val="16"/>
      </w:rPr>
      <w:fldChar w:fldCharType="end"/>
    </w:r>
    <w:r w:rsidR="00C3114C" w:rsidRPr="00B3607A">
      <w:rPr>
        <w:rFonts w:ascii="Century Gothic" w:hAnsi="Century Gothic"/>
        <w:color w:val="521807" w:themeColor="accent1" w:themeShade="80"/>
        <w:sz w:val="16"/>
        <w:szCs w:val="16"/>
        <w:lang w:val="en-US"/>
      </w:rPr>
      <w:t xml:space="preserve"> | </w:t>
    </w:r>
    <w:r w:rsidR="00C3114C">
      <w:rPr>
        <w:rFonts w:ascii="Century Gothic" w:hAnsi="Century Gothic"/>
        <w:color w:val="521807" w:themeColor="accent1" w:themeShade="80"/>
        <w:sz w:val="16"/>
        <w:szCs w:val="16"/>
      </w:rPr>
      <w:fldChar w:fldCharType="begin"/>
    </w:r>
    <w:r w:rsidR="00C3114C" w:rsidRPr="00B3607A">
      <w:rPr>
        <w:rFonts w:ascii="Century Gothic" w:hAnsi="Century Gothic"/>
        <w:color w:val="1F4E79"/>
        <w:sz w:val="16"/>
        <w:szCs w:val="16"/>
        <w:lang w:val="en-US"/>
      </w:rPr>
      <w:instrText>NUMPAGES \* ARABIC</w:instrText>
    </w:r>
    <w:r w:rsidR="00C3114C">
      <w:rPr>
        <w:rFonts w:ascii="Century Gothic" w:hAnsi="Century Gothic"/>
        <w:color w:val="1F4E79"/>
        <w:sz w:val="16"/>
        <w:szCs w:val="16"/>
      </w:rPr>
      <w:fldChar w:fldCharType="separate"/>
    </w:r>
    <w:r w:rsidR="00C3114C" w:rsidRPr="00B3607A">
      <w:rPr>
        <w:rFonts w:ascii="Century Gothic" w:hAnsi="Century Gothic"/>
        <w:color w:val="1F4E79"/>
        <w:sz w:val="16"/>
        <w:szCs w:val="16"/>
        <w:lang w:val="en-US"/>
      </w:rPr>
      <w:t>5</w:t>
    </w:r>
    <w:r w:rsidR="00C3114C">
      <w:rPr>
        <w:rFonts w:ascii="Century Gothic" w:hAnsi="Century Gothic"/>
        <w:color w:val="1F4E79"/>
        <w:sz w:val="16"/>
        <w:szCs w:val="16"/>
      </w:rPr>
      <w:fldChar w:fldCharType="end"/>
    </w:r>
  </w:p>
  <w:p w14:paraId="4E2114BA" w14:textId="77777777" w:rsidR="00707A12" w:rsidRPr="00B3607A" w:rsidRDefault="00707A12">
    <w:pPr>
      <w:pStyle w:val="Pidipa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0295A" w14:textId="77777777" w:rsidR="001A6CB5" w:rsidRDefault="001A6CB5">
      <w:pPr>
        <w:spacing w:after="0" w:line="240" w:lineRule="auto"/>
      </w:pPr>
      <w:r>
        <w:separator/>
      </w:r>
    </w:p>
  </w:footnote>
  <w:footnote w:type="continuationSeparator" w:id="0">
    <w:p w14:paraId="5D7F81DC" w14:textId="77777777" w:rsidR="001A6CB5" w:rsidRDefault="001A6CB5">
      <w:pPr>
        <w:spacing w:after="0" w:line="240" w:lineRule="auto"/>
      </w:pPr>
      <w:r>
        <w:continuationSeparator/>
      </w:r>
    </w:p>
  </w:footnote>
  <w:footnote w:type="continuationNotice" w:id="1">
    <w:p w14:paraId="161C5340" w14:textId="77777777" w:rsidR="001A6CB5" w:rsidRDefault="001A6C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ED7A5" w14:textId="77777777" w:rsidR="00707A12" w:rsidRDefault="00C3114C">
    <w:pPr>
      <w:pStyle w:val="Intestazione"/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1" behindDoc="0" locked="0" layoutInCell="0" allowOverlap="1" wp14:anchorId="4401D653" wp14:editId="158817CE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868045" cy="868045"/>
          <wp:effectExtent l="0" t="0" r="0" b="0"/>
          <wp:wrapTight wrapText="bothSides">
            <wp:wrapPolygon edited="0">
              <wp:start x="-8" y="0"/>
              <wp:lineTo x="-8" y="21323"/>
              <wp:lineTo x="21323" y="21323"/>
              <wp:lineTo x="21323" y="0"/>
              <wp:lineTo x="-8" y="0"/>
            </wp:wrapPolygon>
          </wp:wrapTight>
          <wp:docPr id="2" name="Immagin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 3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E937383" w14:textId="77777777" w:rsidR="00707A12" w:rsidRDefault="00707A12">
    <w:pPr>
      <w:pStyle w:val="Intestazione"/>
      <w:jc w:val="center"/>
      <w:rPr>
        <w:sz w:val="24"/>
        <w:szCs w:val="24"/>
      </w:rPr>
    </w:pPr>
  </w:p>
  <w:p w14:paraId="09C346A1" w14:textId="77777777" w:rsidR="00707A12" w:rsidRDefault="00C3114C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>Laurea Triennale in informatica-Università di Salerno</w:t>
    </w:r>
  </w:p>
  <w:p w14:paraId="23794BDB" w14:textId="77777777" w:rsidR="00707A12" w:rsidRDefault="00C3114C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Corso di 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Ingegneria del Software </w:t>
    </w:r>
    <w:r>
      <w:rPr>
        <w:rFonts w:ascii="Century Gothic" w:hAnsi="Century Gothic"/>
        <w:color w:val="000000" w:themeColor="text1"/>
        <w:sz w:val="24"/>
        <w:szCs w:val="24"/>
      </w:rPr>
      <w:t xml:space="preserve">- Prof. </w:t>
    </w:r>
    <w:proofErr w:type="spellStart"/>
    <w:proofErr w:type="gramStart"/>
    <w:r>
      <w:rPr>
        <w:rFonts w:ascii="Century Gothic" w:hAnsi="Century Gothic"/>
        <w:color w:val="000000" w:themeColor="text1"/>
        <w:sz w:val="24"/>
        <w:szCs w:val="24"/>
      </w:rPr>
      <w:t>C.Gravino</w:t>
    </w:r>
    <w:proofErr w:type="spellEnd"/>
    <w:proofErr w:type="gramEnd"/>
  </w:p>
  <w:p w14:paraId="7F5FE154" w14:textId="77777777" w:rsidR="00707A12" w:rsidRDefault="00707A12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2D843" w14:textId="0DA94A41" w:rsidR="00707A12" w:rsidRDefault="00707A12">
    <w:pPr>
      <w:pStyle w:val="Intestazione"/>
    </w:pPr>
  </w:p>
  <w:p w14:paraId="2D2F76EE" w14:textId="77777777" w:rsidR="00707A12" w:rsidRDefault="00707A12">
    <w:pPr>
      <w:pStyle w:val="Intestazione"/>
      <w:rPr>
        <w:rFonts w:ascii="Garamond" w:hAnsi="Garamond"/>
      </w:rPr>
    </w:pPr>
  </w:p>
  <w:p w14:paraId="1AE22FCB" w14:textId="1E6D9D81" w:rsidR="00B3607A" w:rsidRDefault="00C3114C" w:rsidP="00B3607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noProof/>
      </w:rPr>
      <w:drawing>
        <wp:anchor distT="0" distB="0" distL="179705" distR="179705" simplePos="0" relativeHeight="251658240" behindDoc="1" locked="0" layoutInCell="0" allowOverlap="1" wp14:anchorId="2105F1A9" wp14:editId="7C14A03B">
          <wp:simplePos x="0" y="0"/>
          <wp:positionH relativeFrom="column">
            <wp:posOffset>179070</wp:posOffset>
          </wp:positionH>
          <wp:positionV relativeFrom="page">
            <wp:posOffset>388620</wp:posOffset>
          </wp:positionV>
          <wp:extent cx="867410" cy="867410"/>
          <wp:effectExtent l="0" t="0" r="0" b="0"/>
          <wp:wrapSquare wrapText="largest"/>
          <wp:docPr id="8" name="Immagin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magin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67410" cy="867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3607A" w:rsidRPr="00B3607A">
      <w:rPr>
        <w:rFonts w:ascii="Century Gothic" w:hAnsi="Century Gothic"/>
        <w:color w:val="000000" w:themeColor="text1"/>
        <w:sz w:val="24"/>
        <w:szCs w:val="24"/>
      </w:rPr>
      <w:t xml:space="preserve"> </w:t>
    </w:r>
    <w:r w:rsidR="00B3607A">
      <w:rPr>
        <w:rFonts w:ascii="Century Gothic" w:hAnsi="Century Gothic"/>
        <w:color w:val="000000" w:themeColor="text1"/>
        <w:sz w:val="24"/>
        <w:szCs w:val="24"/>
      </w:rPr>
      <w:t>Laurea Triennale in informatica-Università di Salerno</w:t>
    </w:r>
  </w:p>
  <w:p w14:paraId="3B958DF5" w14:textId="2413B7F1" w:rsidR="00707A12" w:rsidRPr="00B3607A" w:rsidRDefault="00B3607A" w:rsidP="00B3607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Corso di 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Ingegneria del Software </w:t>
    </w:r>
    <w:r>
      <w:rPr>
        <w:rFonts w:ascii="Century Gothic" w:hAnsi="Century Gothic"/>
        <w:color w:val="000000" w:themeColor="text1"/>
        <w:sz w:val="24"/>
        <w:szCs w:val="24"/>
      </w:rPr>
      <w:t>- Prof. C.</w:t>
    </w:r>
    <w:r w:rsidR="005D71AF">
      <w:rPr>
        <w:rFonts w:ascii="Century Gothic" w:hAnsi="Century Gothic"/>
        <w:color w:val="000000" w:themeColor="text1"/>
        <w:sz w:val="24"/>
        <w:szCs w:val="24"/>
      </w:rPr>
      <w:t xml:space="preserve"> </w:t>
    </w:r>
    <w:r>
      <w:rPr>
        <w:rFonts w:ascii="Century Gothic" w:hAnsi="Century Gothic"/>
        <w:color w:val="000000" w:themeColor="text1"/>
        <w:sz w:val="24"/>
        <w:szCs w:val="24"/>
      </w:rPr>
      <w:t>Gravino</w:t>
    </w:r>
  </w:p>
  <w:p w14:paraId="7373D0E2" w14:textId="77777777" w:rsidR="00707A12" w:rsidRDefault="00707A12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7CCDC" w14:textId="77777777" w:rsidR="00707A12" w:rsidRDefault="00C3114C">
    <w:pPr>
      <w:pStyle w:val="Intestazione"/>
      <w:rPr>
        <w:sz w:val="24"/>
        <w:szCs w:val="24"/>
      </w:rPr>
    </w:pPr>
    <w:r>
      <w:rPr>
        <w:noProof/>
        <w:sz w:val="24"/>
        <w:szCs w:val="24"/>
      </w:rPr>
      <w:drawing>
        <wp:anchor distT="0" distB="0" distL="114300" distR="114300" simplePos="0" relativeHeight="251658242" behindDoc="0" locked="0" layoutInCell="0" allowOverlap="1" wp14:anchorId="3E53EE58" wp14:editId="34EB8A00">
          <wp:simplePos x="0" y="0"/>
          <wp:positionH relativeFrom="column">
            <wp:posOffset>-3810</wp:posOffset>
          </wp:positionH>
          <wp:positionV relativeFrom="paragraph">
            <wp:posOffset>635</wp:posOffset>
          </wp:positionV>
          <wp:extent cx="868045" cy="868045"/>
          <wp:effectExtent l="0" t="0" r="0" b="0"/>
          <wp:wrapTight wrapText="bothSides">
            <wp:wrapPolygon edited="0">
              <wp:start x="-8" y="0"/>
              <wp:lineTo x="-8" y="21323"/>
              <wp:lineTo x="21323" y="21323"/>
              <wp:lineTo x="21323" y="0"/>
              <wp:lineTo x="-8" y="0"/>
            </wp:wrapPolygon>
          </wp:wrapTight>
          <wp:docPr id="9" name="Immagin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17AE2E6" w14:textId="77777777" w:rsidR="00707A12" w:rsidRDefault="00707A12">
    <w:pPr>
      <w:pStyle w:val="Intestazione"/>
      <w:jc w:val="center"/>
      <w:rPr>
        <w:sz w:val="24"/>
        <w:szCs w:val="24"/>
      </w:rPr>
    </w:pPr>
  </w:p>
  <w:p w14:paraId="2608A17C" w14:textId="77777777" w:rsidR="00B3607A" w:rsidRDefault="00B3607A" w:rsidP="00B3607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>Laurea Triennale in informatica-Università di Salerno</w:t>
    </w:r>
  </w:p>
  <w:p w14:paraId="3427DA6E" w14:textId="40135513" w:rsidR="00B3607A" w:rsidRDefault="00B3607A" w:rsidP="00B3607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Corso di </w:t>
    </w:r>
    <w:r>
      <w:rPr>
        <w:rFonts w:ascii="Century Gothic" w:hAnsi="Century Gothic"/>
        <w:i/>
        <w:color w:val="000000" w:themeColor="text1"/>
        <w:sz w:val="24"/>
        <w:szCs w:val="24"/>
      </w:rPr>
      <w:t xml:space="preserve">Ingegneria del Software </w:t>
    </w:r>
    <w:r>
      <w:rPr>
        <w:rFonts w:ascii="Century Gothic" w:hAnsi="Century Gothic"/>
        <w:color w:val="000000" w:themeColor="text1"/>
        <w:sz w:val="24"/>
        <w:szCs w:val="24"/>
      </w:rPr>
      <w:t>- Prof. C.</w:t>
    </w:r>
    <w:r w:rsidR="00274994">
      <w:rPr>
        <w:rFonts w:ascii="Century Gothic" w:hAnsi="Century Gothic"/>
        <w:color w:val="000000" w:themeColor="text1"/>
        <w:sz w:val="24"/>
        <w:szCs w:val="24"/>
      </w:rPr>
      <w:t xml:space="preserve"> </w:t>
    </w:r>
    <w:r>
      <w:rPr>
        <w:rFonts w:ascii="Century Gothic" w:hAnsi="Century Gothic"/>
        <w:color w:val="000000" w:themeColor="text1"/>
        <w:sz w:val="24"/>
        <w:szCs w:val="24"/>
      </w:rPr>
      <w:t>Gravino</w:t>
    </w:r>
  </w:p>
  <w:p w14:paraId="44D3CB03" w14:textId="77777777" w:rsidR="00707A12" w:rsidRDefault="00707A12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S6zdCYYuxDTsr" int2:id="09YlSIU6">
      <int2:state int2:value="Rejected" int2:type="LegacyProofing"/>
    </int2:textHash>
    <int2:textHash int2:hashCode="6uedbgz/dvx6O7" int2:id="1UrdgqyU">
      <int2:state int2:value="Rejected" int2:type="LegacyProofing"/>
    </int2:textHash>
    <int2:textHash int2:hashCode="7fvcNUTufNYAbr" int2:id="212dMr2d">
      <int2:state int2:value="Rejected" int2:type="LegacyProofing"/>
    </int2:textHash>
    <int2:textHash int2:hashCode="1oBJu4VFTAuMVv" int2:id="HyfEYQiJ">
      <int2:state int2:value="Rejected" int2:type="LegacyProofing"/>
    </int2:textHash>
    <int2:textHash int2:hashCode="t5/yerZT17K7R7" int2:id="KhiAs1+f">
      <int2:state int2:value="Rejected" int2:type="LegacyProofing"/>
    </int2:textHash>
    <int2:textHash int2:hashCode="sot69pMgIB0c8g" int2:id="PksjtCyH">
      <int2:state int2:value="Rejected" int2:type="LegacyProofing"/>
    </int2:textHash>
    <int2:textHash int2:hashCode="nTKdp/95+uQAGr" int2:id="SNB4EgaC">
      <int2:state int2:value="Rejected" int2:type="LegacyProofing"/>
    </int2:textHash>
    <int2:textHash int2:hashCode="tdrgSKaglI4wiw" int2:id="Syom1mT8">
      <int2:state int2:value="Rejected" int2:type="LegacyProofing"/>
    </int2:textHash>
    <int2:textHash int2:hashCode="onzWqLyiWdEjO0" int2:id="UKlnShLC">
      <int2:state int2:value="Rejected" int2:type="LegacyProofing"/>
    </int2:textHash>
    <int2:textHash int2:hashCode="MEYCz+DHhrv2iN" int2:id="VNwhCCIC">
      <int2:state int2:value="Rejected" int2:type="LegacyProofing"/>
    </int2:textHash>
    <int2:textHash int2:hashCode="VCnrArpeGd4mKA" int2:id="VaCQvU71">
      <int2:state int2:value="Rejected" int2:type="LegacyProofing"/>
    </int2:textHash>
    <int2:textHash int2:hashCode="M0WGfs/uqq4w4V" int2:id="ZUU6sU5z">
      <int2:state int2:value="Rejected" int2:type="LegacyProofing"/>
    </int2:textHash>
    <int2:textHash int2:hashCode="625Ewql8eVfKRU" int2:id="aH5I3X3Y">
      <int2:state int2:value="Rejected" int2:type="LegacyProofing"/>
    </int2:textHash>
    <int2:textHash int2:hashCode="ZF07MbAhnLSf1O" int2:id="c3gGyi9A">
      <int2:state int2:value="Rejected" int2:type="LegacyProofing"/>
    </int2:textHash>
    <int2:textHash int2:hashCode="r62aaXZ+fCTs2l" int2:id="hzPTys5A">
      <int2:state int2:value="Rejected" int2:type="LegacyProofing"/>
    </int2:textHash>
    <int2:textHash int2:hashCode="odnlxoLVq4WVTC" int2:id="jBrBOHee">
      <int2:state int2:value="Rejected" int2:type="LegacyProofing"/>
    </int2:textHash>
    <int2:textHash int2:hashCode="TADXfRKuIuFlJc" int2:id="kZsjBwzx">
      <int2:state int2:value="Rejected" int2:type="LegacyProofing"/>
    </int2:textHash>
    <int2:textHash int2:hashCode="0As5gVwYfYMs7z" int2:id="qlQRaVH2">
      <int2:state int2:value="Rejected" int2:type="LegacyProofing"/>
    </int2:textHash>
    <int2:textHash int2:hashCode="T4J4yJrRbaBf7E" int2:id="raXYzM7H">
      <int2:state int2:value="Rejected" int2:type="LegacyProofing"/>
    </int2:textHash>
    <int2:textHash int2:hashCode="uFTqVIMS11MIpX" int2:id="rnDSXV1q">
      <int2:state int2:value="Rejected" int2:type="LegacyProofing"/>
    </int2:textHash>
    <int2:textHash int2:hashCode="GCzQaPIqg0uI6w" int2:id="sZdIQ8E/">
      <int2:state int2:value="Rejected" int2:type="LegacyProofing"/>
    </int2:textHash>
    <int2:textHash int2:hashCode="hzcJNZf0+88w+2" int2:id="w2pMqBaD">
      <int2:state int2:value="Rejected" int2:type="LegacyProofing"/>
    </int2:textHash>
    <int2:bookmark int2:bookmarkName="_Int_sRc5GCy0" int2:invalidationBookmarkName="" int2:hashCode="AIcz3Vs1FFEMzO" int2:id="0bmidlD1">
      <int2:state int2:value="Rejected" int2:type="LegacyProofing"/>
    </int2:bookmark>
    <int2:bookmark int2:bookmarkName="_Int_YUi4DmyG" int2:invalidationBookmarkName="" int2:hashCode="46Y7KIQRGXdYt+" int2:id="2pv8gviK">
      <int2:state int2:value="Rejected" int2:type="LegacyProofing"/>
    </int2:bookmark>
    <int2:bookmark int2:bookmarkName="_Int_oQSB0L1a" int2:invalidationBookmarkName="" int2:hashCode="1tq3N0n4QYXcwm" int2:id="Fss/GJRe">
      <int2:state int2:value="Rejected" int2:type="LegacyProofing"/>
    </int2:bookmark>
    <int2:bookmark int2:bookmarkName="_Int_wkrTGLwx" int2:invalidationBookmarkName="" int2:hashCode="aOvXmE91dx0fHZ" int2:id="H0nIZ0YV">
      <int2:state int2:value="Rejected" int2:type="LegacyProofing"/>
    </int2:bookmark>
    <int2:bookmark int2:bookmarkName="_Int_I44auMt8" int2:invalidationBookmarkName="" int2:hashCode="7fx734UytaL6HA" int2:id="Pr9I46lu">
      <int2:state int2:value="Rejected" int2:type="LegacyProofing"/>
    </int2:bookmark>
    <int2:bookmark int2:bookmarkName="_Int_AV7Ex3IP" int2:invalidationBookmarkName="" int2:hashCode="HbA2V2fU3KuhbQ" int2:id="U1GAdA+r">
      <int2:state int2:value="Rejected" int2:type="LegacyProofing"/>
    </int2:bookmark>
    <int2:bookmark int2:bookmarkName="_Int_ELVnM8PI" int2:invalidationBookmarkName="" int2:hashCode="HceptuxwX9V00K" int2:id="fPewSTkA">
      <int2:state int2:value="Rejected" int2:type="LegacyProofing"/>
    </int2:bookmark>
    <int2:bookmark int2:bookmarkName="_Int_RaSZKhFN" int2:invalidationBookmarkName="" int2:hashCode="iCw5QVg9iNXrH/" int2:id="fbycYNOE">
      <int2:state int2:value="Rejected" int2:type="LegacyProofing"/>
    </int2:bookmark>
    <int2:bookmark int2:bookmarkName="_Int_srZOAtBp" int2:invalidationBookmarkName="" int2:hashCode="qIt9zRqePhd3C7" int2:id="r6EPc7Xz">
      <int2:state int2:value="Rejected" int2:type="LegacyProofing"/>
    </int2:bookmark>
    <int2:bookmark int2:bookmarkName="_Int_zyg10LlJ" int2:invalidationBookmarkName="" int2:hashCode="e2LyZOrJzPGby+" int2:id="sHcCgyBj">
      <int2:state int2:value="Rejected" int2:type="LegacyProofing"/>
    </int2:bookmark>
    <int2:bookmark int2:bookmarkName="_Int_KP6W8Sht" int2:invalidationBookmarkName="" int2:hashCode="HbA2V2fU3KuhbQ" int2:id="x/6fsPYn">
      <int2:state int2:value="Rejected" int2:type="LegacyProofing"/>
    </int2:bookmark>
    <int2:bookmark int2:bookmarkName="_Int_Gw0Xg6vj" int2:invalidationBookmarkName="" int2:hashCode="HtrAgeNiKIGTIZ" int2:id="x1Eg5R12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263"/>
    <w:multiLevelType w:val="hybridMultilevel"/>
    <w:tmpl w:val="03B48488"/>
    <w:lvl w:ilvl="0" w:tplc="FFFFFFFF">
      <w:start w:val="1"/>
      <w:numFmt w:val="decimal"/>
      <w:lvlText w:val="%1."/>
      <w:lvlJc w:val="left"/>
      <w:pPr>
        <w:ind w:left="3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756" w:hanging="360"/>
      </w:pPr>
    </w:lvl>
    <w:lvl w:ilvl="2" w:tplc="FFFFFFFF" w:tentative="1">
      <w:start w:val="1"/>
      <w:numFmt w:val="lowerRoman"/>
      <w:lvlText w:val="%3."/>
      <w:lvlJc w:val="right"/>
      <w:pPr>
        <w:ind w:left="1476" w:hanging="180"/>
      </w:pPr>
    </w:lvl>
    <w:lvl w:ilvl="3" w:tplc="FFFFFFFF" w:tentative="1">
      <w:start w:val="1"/>
      <w:numFmt w:val="decimal"/>
      <w:lvlText w:val="%4."/>
      <w:lvlJc w:val="left"/>
      <w:pPr>
        <w:ind w:left="2196" w:hanging="360"/>
      </w:pPr>
    </w:lvl>
    <w:lvl w:ilvl="4" w:tplc="FFFFFFFF" w:tentative="1">
      <w:start w:val="1"/>
      <w:numFmt w:val="lowerLetter"/>
      <w:lvlText w:val="%5."/>
      <w:lvlJc w:val="left"/>
      <w:pPr>
        <w:ind w:left="2916" w:hanging="360"/>
      </w:pPr>
    </w:lvl>
    <w:lvl w:ilvl="5" w:tplc="FFFFFFFF" w:tentative="1">
      <w:start w:val="1"/>
      <w:numFmt w:val="lowerRoman"/>
      <w:lvlText w:val="%6."/>
      <w:lvlJc w:val="right"/>
      <w:pPr>
        <w:ind w:left="3636" w:hanging="180"/>
      </w:pPr>
    </w:lvl>
    <w:lvl w:ilvl="6" w:tplc="FFFFFFFF" w:tentative="1">
      <w:start w:val="1"/>
      <w:numFmt w:val="decimal"/>
      <w:lvlText w:val="%7."/>
      <w:lvlJc w:val="left"/>
      <w:pPr>
        <w:ind w:left="4356" w:hanging="360"/>
      </w:pPr>
    </w:lvl>
    <w:lvl w:ilvl="7" w:tplc="FFFFFFFF" w:tentative="1">
      <w:start w:val="1"/>
      <w:numFmt w:val="lowerLetter"/>
      <w:lvlText w:val="%8."/>
      <w:lvlJc w:val="left"/>
      <w:pPr>
        <w:ind w:left="5076" w:hanging="360"/>
      </w:pPr>
    </w:lvl>
    <w:lvl w:ilvl="8" w:tplc="FFFFFFFF" w:tentative="1">
      <w:start w:val="1"/>
      <w:numFmt w:val="lowerRoman"/>
      <w:lvlText w:val="%9."/>
      <w:lvlJc w:val="right"/>
      <w:pPr>
        <w:ind w:left="5796" w:hanging="180"/>
      </w:pPr>
    </w:lvl>
  </w:abstractNum>
  <w:abstractNum w:abstractNumId="1" w15:restartNumberingAfterBreak="0">
    <w:nsid w:val="0CB11C2D"/>
    <w:multiLevelType w:val="hybridMultilevel"/>
    <w:tmpl w:val="5600CE54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>
      <w:start w:val="2"/>
      <w:numFmt w:val="lowerLetter"/>
      <w:lvlText w:val="%2."/>
      <w:lvlJc w:val="left"/>
      <w:pPr>
        <w:ind w:left="18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 w15:restartNumberingAfterBreak="0">
    <w:nsid w:val="0CD85E0B"/>
    <w:multiLevelType w:val="hybridMultilevel"/>
    <w:tmpl w:val="FFFFFFFF"/>
    <w:lvl w:ilvl="0" w:tplc="31BAF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4C8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D804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D03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880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469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2D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B8C3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B43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D3443"/>
    <w:multiLevelType w:val="hybridMultilevel"/>
    <w:tmpl w:val="6C1C0A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56906"/>
    <w:multiLevelType w:val="hybridMultilevel"/>
    <w:tmpl w:val="03B484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62721"/>
    <w:multiLevelType w:val="multilevel"/>
    <w:tmpl w:val="3810299E"/>
    <w:lvl w:ilvl="0">
      <w:start w:val="3"/>
      <w:numFmt w:val="decimal"/>
      <w:lvlText w:val="%1."/>
      <w:lvlJc w:val="left"/>
      <w:pPr>
        <w:ind w:left="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642" w:hanging="80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04" w:hanging="80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32" w:hanging="2160"/>
      </w:pPr>
      <w:rPr>
        <w:rFonts w:hint="default"/>
      </w:rPr>
    </w:lvl>
  </w:abstractNum>
  <w:abstractNum w:abstractNumId="6" w15:restartNumberingAfterBreak="0">
    <w:nsid w:val="14344193"/>
    <w:multiLevelType w:val="hybridMultilevel"/>
    <w:tmpl w:val="EF7C0C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6F5AC4"/>
    <w:multiLevelType w:val="hybridMultilevel"/>
    <w:tmpl w:val="5EA2CE6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0F">
      <w:start w:val="1"/>
      <w:numFmt w:val="decimal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0D5F69"/>
    <w:multiLevelType w:val="hybridMultilevel"/>
    <w:tmpl w:val="132E35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D2815"/>
    <w:multiLevelType w:val="hybridMultilevel"/>
    <w:tmpl w:val="03B484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527FD"/>
    <w:multiLevelType w:val="hybridMultilevel"/>
    <w:tmpl w:val="5600CE54"/>
    <w:lvl w:ilvl="0" w:tplc="0410000F">
      <w:start w:val="1"/>
      <w:numFmt w:val="decimal"/>
      <w:lvlText w:val="%1."/>
      <w:lvlJc w:val="left"/>
      <w:pPr>
        <w:ind w:left="1128" w:hanging="360"/>
      </w:pPr>
    </w:lvl>
    <w:lvl w:ilvl="1" w:tplc="9320CBA0">
      <w:start w:val="2"/>
      <w:numFmt w:val="lowerLetter"/>
      <w:lvlText w:val="%2."/>
      <w:lvlJc w:val="left"/>
      <w:pPr>
        <w:ind w:left="1848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568" w:hanging="180"/>
      </w:pPr>
    </w:lvl>
    <w:lvl w:ilvl="3" w:tplc="0410000F" w:tentative="1">
      <w:start w:val="1"/>
      <w:numFmt w:val="decimal"/>
      <w:lvlText w:val="%4."/>
      <w:lvlJc w:val="left"/>
      <w:pPr>
        <w:ind w:left="3288" w:hanging="360"/>
      </w:pPr>
    </w:lvl>
    <w:lvl w:ilvl="4" w:tplc="04100019" w:tentative="1">
      <w:start w:val="1"/>
      <w:numFmt w:val="lowerLetter"/>
      <w:lvlText w:val="%5."/>
      <w:lvlJc w:val="left"/>
      <w:pPr>
        <w:ind w:left="4008" w:hanging="360"/>
      </w:pPr>
    </w:lvl>
    <w:lvl w:ilvl="5" w:tplc="0410001B" w:tentative="1">
      <w:start w:val="1"/>
      <w:numFmt w:val="lowerRoman"/>
      <w:lvlText w:val="%6."/>
      <w:lvlJc w:val="right"/>
      <w:pPr>
        <w:ind w:left="4728" w:hanging="180"/>
      </w:pPr>
    </w:lvl>
    <w:lvl w:ilvl="6" w:tplc="0410000F" w:tentative="1">
      <w:start w:val="1"/>
      <w:numFmt w:val="decimal"/>
      <w:lvlText w:val="%7."/>
      <w:lvlJc w:val="left"/>
      <w:pPr>
        <w:ind w:left="5448" w:hanging="360"/>
      </w:pPr>
    </w:lvl>
    <w:lvl w:ilvl="7" w:tplc="04100019" w:tentative="1">
      <w:start w:val="1"/>
      <w:numFmt w:val="lowerLetter"/>
      <w:lvlText w:val="%8."/>
      <w:lvlJc w:val="left"/>
      <w:pPr>
        <w:ind w:left="6168" w:hanging="360"/>
      </w:pPr>
    </w:lvl>
    <w:lvl w:ilvl="8" w:tplc="041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1" w15:restartNumberingAfterBreak="0">
    <w:nsid w:val="294C0303"/>
    <w:multiLevelType w:val="hybridMultilevel"/>
    <w:tmpl w:val="50B48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D3720"/>
    <w:multiLevelType w:val="multilevel"/>
    <w:tmpl w:val="FAF40198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4"/>
      <w:numFmt w:val="decimal"/>
      <w:isLgl/>
      <w:lvlText w:val="%1.%2"/>
      <w:lvlJc w:val="left"/>
      <w:pPr>
        <w:ind w:left="1164" w:hanging="8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4" w:hanging="80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A6A5388"/>
    <w:multiLevelType w:val="hybridMultilevel"/>
    <w:tmpl w:val="03B484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A697D"/>
    <w:multiLevelType w:val="hybridMultilevel"/>
    <w:tmpl w:val="6C8CAB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441C4D"/>
    <w:multiLevelType w:val="hybridMultilevel"/>
    <w:tmpl w:val="5600CE54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>
      <w:start w:val="2"/>
      <w:numFmt w:val="lowerLetter"/>
      <w:lvlText w:val="%2."/>
      <w:lvlJc w:val="left"/>
      <w:pPr>
        <w:ind w:left="18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6" w15:restartNumberingAfterBreak="0">
    <w:nsid w:val="2E787345"/>
    <w:multiLevelType w:val="hybridMultilevel"/>
    <w:tmpl w:val="C0249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9E0710"/>
    <w:multiLevelType w:val="multilevel"/>
    <w:tmpl w:val="4EBCFC7E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9830C9C"/>
    <w:multiLevelType w:val="hybridMultilevel"/>
    <w:tmpl w:val="D2047E50"/>
    <w:lvl w:ilvl="0" w:tplc="0410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9" w15:restartNumberingAfterBreak="0">
    <w:nsid w:val="3BCA6E74"/>
    <w:multiLevelType w:val="hybridMultilevel"/>
    <w:tmpl w:val="466E72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AD4CD2"/>
    <w:multiLevelType w:val="hybridMultilevel"/>
    <w:tmpl w:val="0994C826"/>
    <w:lvl w:ilvl="0" w:tplc="EE5860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B73DC"/>
    <w:multiLevelType w:val="hybridMultilevel"/>
    <w:tmpl w:val="00921A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D171A"/>
    <w:multiLevelType w:val="hybridMultilevel"/>
    <w:tmpl w:val="5600CE54"/>
    <w:lvl w:ilvl="0" w:tplc="FFFFFFFF">
      <w:start w:val="1"/>
      <w:numFmt w:val="decimal"/>
      <w:lvlText w:val="%1."/>
      <w:lvlJc w:val="left"/>
      <w:pPr>
        <w:ind w:left="1128" w:hanging="360"/>
      </w:pPr>
    </w:lvl>
    <w:lvl w:ilvl="1" w:tplc="FFFFFFFF">
      <w:start w:val="2"/>
      <w:numFmt w:val="lowerLetter"/>
      <w:lvlText w:val="%2."/>
      <w:lvlJc w:val="left"/>
      <w:pPr>
        <w:ind w:left="1848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568" w:hanging="180"/>
      </w:pPr>
    </w:lvl>
    <w:lvl w:ilvl="3" w:tplc="FFFFFFFF" w:tentative="1">
      <w:start w:val="1"/>
      <w:numFmt w:val="decimal"/>
      <w:lvlText w:val="%4."/>
      <w:lvlJc w:val="left"/>
      <w:pPr>
        <w:ind w:left="3288" w:hanging="360"/>
      </w:pPr>
    </w:lvl>
    <w:lvl w:ilvl="4" w:tplc="FFFFFFFF" w:tentative="1">
      <w:start w:val="1"/>
      <w:numFmt w:val="lowerLetter"/>
      <w:lvlText w:val="%5."/>
      <w:lvlJc w:val="left"/>
      <w:pPr>
        <w:ind w:left="4008" w:hanging="360"/>
      </w:pPr>
    </w:lvl>
    <w:lvl w:ilvl="5" w:tplc="FFFFFFFF" w:tentative="1">
      <w:start w:val="1"/>
      <w:numFmt w:val="lowerRoman"/>
      <w:lvlText w:val="%6."/>
      <w:lvlJc w:val="right"/>
      <w:pPr>
        <w:ind w:left="4728" w:hanging="180"/>
      </w:pPr>
    </w:lvl>
    <w:lvl w:ilvl="6" w:tplc="FFFFFFFF" w:tentative="1">
      <w:start w:val="1"/>
      <w:numFmt w:val="decimal"/>
      <w:lvlText w:val="%7."/>
      <w:lvlJc w:val="left"/>
      <w:pPr>
        <w:ind w:left="5448" w:hanging="360"/>
      </w:pPr>
    </w:lvl>
    <w:lvl w:ilvl="7" w:tplc="FFFFFFFF" w:tentative="1">
      <w:start w:val="1"/>
      <w:numFmt w:val="lowerLetter"/>
      <w:lvlText w:val="%8."/>
      <w:lvlJc w:val="left"/>
      <w:pPr>
        <w:ind w:left="6168" w:hanging="360"/>
      </w:pPr>
    </w:lvl>
    <w:lvl w:ilvl="8" w:tplc="FFFFFFFF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3" w15:restartNumberingAfterBreak="0">
    <w:nsid w:val="498E051F"/>
    <w:multiLevelType w:val="hybridMultilevel"/>
    <w:tmpl w:val="70EEE03C"/>
    <w:lvl w:ilvl="0" w:tplc="0410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24" w15:restartNumberingAfterBreak="0">
    <w:nsid w:val="567D46D2"/>
    <w:multiLevelType w:val="hybridMultilevel"/>
    <w:tmpl w:val="60E21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84C93"/>
    <w:multiLevelType w:val="hybridMultilevel"/>
    <w:tmpl w:val="DF24FB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90601"/>
    <w:multiLevelType w:val="hybridMultilevel"/>
    <w:tmpl w:val="1CCAEA76"/>
    <w:lvl w:ilvl="0" w:tplc="C0B68502">
      <w:start w:val="3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690FEB"/>
    <w:multiLevelType w:val="hybridMultilevel"/>
    <w:tmpl w:val="C4B02592"/>
    <w:lvl w:ilvl="0" w:tplc="0410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28" w15:restartNumberingAfterBreak="0">
    <w:nsid w:val="6CA36AF8"/>
    <w:multiLevelType w:val="hybridMultilevel"/>
    <w:tmpl w:val="D95C5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7620F3"/>
    <w:multiLevelType w:val="hybridMultilevel"/>
    <w:tmpl w:val="7EE44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B36D5"/>
    <w:multiLevelType w:val="hybridMultilevel"/>
    <w:tmpl w:val="856044C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20A42A5"/>
    <w:multiLevelType w:val="hybridMultilevel"/>
    <w:tmpl w:val="E3CA7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F61CDC"/>
    <w:multiLevelType w:val="hybridMultilevel"/>
    <w:tmpl w:val="95A0AE64"/>
    <w:lvl w:ilvl="0" w:tplc="0410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33" w15:restartNumberingAfterBreak="0">
    <w:nsid w:val="78F820D2"/>
    <w:multiLevelType w:val="hybridMultilevel"/>
    <w:tmpl w:val="ACC6B796"/>
    <w:lvl w:ilvl="0" w:tplc="0410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4" w15:restartNumberingAfterBreak="0">
    <w:nsid w:val="7A5A207B"/>
    <w:multiLevelType w:val="hybridMultilevel"/>
    <w:tmpl w:val="599E8306"/>
    <w:lvl w:ilvl="0" w:tplc="041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EB2792"/>
    <w:multiLevelType w:val="hybridMultilevel"/>
    <w:tmpl w:val="82F69F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FB4875"/>
    <w:multiLevelType w:val="hybridMultilevel"/>
    <w:tmpl w:val="0E169FD0"/>
    <w:lvl w:ilvl="0" w:tplc="0410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35"/>
  </w:num>
  <w:num w:numId="6">
    <w:abstractNumId w:val="2"/>
  </w:num>
  <w:num w:numId="7">
    <w:abstractNumId w:val="16"/>
  </w:num>
  <w:num w:numId="8">
    <w:abstractNumId w:val="14"/>
  </w:num>
  <w:num w:numId="9">
    <w:abstractNumId w:val="28"/>
  </w:num>
  <w:num w:numId="10">
    <w:abstractNumId w:val="6"/>
  </w:num>
  <w:num w:numId="11">
    <w:abstractNumId w:val="8"/>
  </w:num>
  <w:num w:numId="12">
    <w:abstractNumId w:val="11"/>
  </w:num>
  <w:num w:numId="13">
    <w:abstractNumId w:val="5"/>
  </w:num>
  <w:num w:numId="14">
    <w:abstractNumId w:val="34"/>
  </w:num>
  <w:num w:numId="15">
    <w:abstractNumId w:val="9"/>
  </w:num>
  <w:num w:numId="16">
    <w:abstractNumId w:val="13"/>
  </w:num>
  <w:num w:numId="17">
    <w:abstractNumId w:val="22"/>
  </w:num>
  <w:num w:numId="18">
    <w:abstractNumId w:val="1"/>
  </w:num>
  <w:num w:numId="19">
    <w:abstractNumId w:val="15"/>
  </w:num>
  <w:num w:numId="20">
    <w:abstractNumId w:val="17"/>
  </w:num>
  <w:num w:numId="21">
    <w:abstractNumId w:val="12"/>
  </w:num>
  <w:num w:numId="22">
    <w:abstractNumId w:val="26"/>
  </w:num>
  <w:num w:numId="23">
    <w:abstractNumId w:val="25"/>
  </w:num>
  <w:num w:numId="24">
    <w:abstractNumId w:val="30"/>
  </w:num>
  <w:num w:numId="25">
    <w:abstractNumId w:val="20"/>
  </w:num>
  <w:num w:numId="26">
    <w:abstractNumId w:val="24"/>
  </w:num>
  <w:num w:numId="27">
    <w:abstractNumId w:val="18"/>
  </w:num>
  <w:num w:numId="28">
    <w:abstractNumId w:val="21"/>
  </w:num>
  <w:num w:numId="29">
    <w:abstractNumId w:val="27"/>
  </w:num>
  <w:num w:numId="30">
    <w:abstractNumId w:val="23"/>
  </w:num>
  <w:num w:numId="31">
    <w:abstractNumId w:val="29"/>
  </w:num>
  <w:num w:numId="32">
    <w:abstractNumId w:val="36"/>
  </w:num>
  <w:num w:numId="33">
    <w:abstractNumId w:val="31"/>
  </w:num>
  <w:num w:numId="34">
    <w:abstractNumId w:val="19"/>
  </w:num>
  <w:num w:numId="35">
    <w:abstractNumId w:val="3"/>
  </w:num>
  <w:num w:numId="36">
    <w:abstractNumId w:val="33"/>
  </w:num>
  <w:num w:numId="37">
    <w:abstractNumId w:val="3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autoHyphenation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A12"/>
    <w:rsid w:val="000002A5"/>
    <w:rsid w:val="000008CA"/>
    <w:rsid w:val="00000972"/>
    <w:rsid w:val="00000977"/>
    <w:rsid w:val="000009B1"/>
    <w:rsid w:val="00000A55"/>
    <w:rsid w:val="00000C92"/>
    <w:rsid w:val="00000D69"/>
    <w:rsid w:val="00001138"/>
    <w:rsid w:val="0000124A"/>
    <w:rsid w:val="00001C28"/>
    <w:rsid w:val="00001FC6"/>
    <w:rsid w:val="000026EC"/>
    <w:rsid w:val="0000288D"/>
    <w:rsid w:val="00002B01"/>
    <w:rsid w:val="00002B04"/>
    <w:rsid w:val="00002D56"/>
    <w:rsid w:val="00002DEF"/>
    <w:rsid w:val="000030D3"/>
    <w:rsid w:val="000032F3"/>
    <w:rsid w:val="00003302"/>
    <w:rsid w:val="00003495"/>
    <w:rsid w:val="00003528"/>
    <w:rsid w:val="0000368C"/>
    <w:rsid w:val="00003D2E"/>
    <w:rsid w:val="00003F63"/>
    <w:rsid w:val="00004129"/>
    <w:rsid w:val="0000430C"/>
    <w:rsid w:val="00004C35"/>
    <w:rsid w:val="00004D3B"/>
    <w:rsid w:val="00005302"/>
    <w:rsid w:val="00005461"/>
    <w:rsid w:val="00005EA8"/>
    <w:rsid w:val="0000600C"/>
    <w:rsid w:val="00006698"/>
    <w:rsid w:val="000066D3"/>
    <w:rsid w:val="00006BEC"/>
    <w:rsid w:val="00006E29"/>
    <w:rsid w:val="00006F91"/>
    <w:rsid w:val="000075FA"/>
    <w:rsid w:val="000078C4"/>
    <w:rsid w:val="00007B6A"/>
    <w:rsid w:val="00007D0B"/>
    <w:rsid w:val="00010010"/>
    <w:rsid w:val="00010475"/>
    <w:rsid w:val="000108D3"/>
    <w:rsid w:val="00010B28"/>
    <w:rsid w:val="00011133"/>
    <w:rsid w:val="00011348"/>
    <w:rsid w:val="00011472"/>
    <w:rsid w:val="00011826"/>
    <w:rsid w:val="0001194F"/>
    <w:rsid w:val="00011B24"/>
    <w:rsid w:val="00011FCA"/>
    <w:rsid w:val="000123CF"/>
    <w:rsid w:val="0001241D"/>
    <w:rsid w:val="00012B83"/>
    <w:rsid w:val="000131A8"/>
    <w:rsid w:val="000132AF"/>
    <w:rsid w:val="00013460"/>
    <w:rsid w:val="000135EE"/>
    <w:rsid w:val="0001376F"/>
    <w:rsid w:val="000138DD"/>
    <w:rsid w:val="000141F2"/>
    <w:rsid w:val="0001446D"/>
    <w:rsid w:val="000145D3"/>
    <w:rsid w:val="000147F2"/>
    <w:rsid w:val="000148E3"/>
    <w:rsid w:val="00014964"/>
    <w:rsid w:val="00014C70"/>
    <w:rsid w:val="00014CC3"/>
    <w:rsid w:val="0001531B"/>
    <w:rsid w:val="0001579D"/>
    <w:rsid w:val="000158B3"/>
    <w:rsid w:val="00015EB4"/>
    <w:rsid w:val="000162D7"/>
    <w:rsid w:val="000165B7"/>
    <w:rsid w:val="000166AB"/>
    <w:rsid w:val="00016870"/>
    <w:rsid w:val="00016A55"/>
    <w:rsid w:val="00016A59"/>
    <w:rsid w:val="00016C5E"/>
    <w:rsid w:val="00016E4A"/>
    <w:rsid w:val="00016F93"/>
    <w:rsid w:val="0001714C"/>
    <w:rsid w:val="000176E8"/>
    <w:rsid w:val="00017ADF"/>
    <w:rsid w:val="00017D7D"/>
    <w:rsid w:val="00017EAA"/>
    <w:rsid w:val="00017F5B"/>
    <w:rsid w:val="00020663"/>
    <w:rsid w:val="00020809"/>
    <w:rsid w:val="00020BC1"/>
    <w:rsid w:val="00020C74"/>
    <w:rsid w:val="00021117"/>
    <w:rsid w:val="00021654"/>
    <w:rsid w:val="000218D5"/>
    <w:rsid w:val="00021BD4"/>
    <w:rsid w:val="00022029"/>
    <w:rsid w:val="00022383"/>
    <w:rsid w:val="000228A2"/>
    <w:rsid w:val="00022C88"/>
    <w:rsid w:val="00022DC0"/>
    <w:rsid w:val="00023163"/>
    <w:rsid w:val="0002339D"/>
    <w:rsid w:val="000236EF"/>
    <w:rsid w:val="00023707"/>
    <w:rsid w:val="00023CBD"/>
    <w:rsid w:val="00023CEE"/>
    <w:rsid w:val="00023DE1"/>
    <w:rsid w:val="00023E5E"/>
    <w:rsid w:val="00024214"/>
    <w:rsid w:val="000244B6"/>
    <w:rsid w:val="000246D4"/>
    <w:rsid w:val="0002485C"/>
    <w:rsid w:val="000248AE"/>
    <w:rsid w:val="00024B6E"/>
    <w:rsid w:val="00024B9A"/>
    <w:rsid w:val="00024BBB"/>
    <w:rsid w:val="000250D6"/>
    <w:rsid w:val="00025112"/>
    <w:rsid w:val="00025AD9"/>
    <w:rsid w:val="000267DE"/>
    <w:rsid w:val="000268B0"/>
    <w:rsid w:val="00026DA5"/>
    <w:rsid w:val="00026DE0"/>
    <w:rsid w:val="000273AC"/>
    <w:rsid w:val="0002781A"/>
    <w:rsid w:val="00030288"/>
    <w:rsid w:val="00030381"/>
    <w:rsid w:val="0003043E"/>
    <w:rsid w:val="00030669"/>
    <w:rsid w:val="00030806"/>
    <w:rsid w:val="00030AD5"/>
    <w:rsid w:val="00030C66"/>
    <w:rsid w:val="0003110D"/>
    <w:rsid w:val="00031310"/>
    <w:rsid w:val="00031420"/>
    <w:rsid w:val="00031D4E"/>
    <w:rsid w:val="0003212A"/>
    <w:rsid w:val="00032570"/>
    <w:rsid w:val="00032938"/>
    <w:rsid w:val="00032CD3"/>
    <w:rsid w:val="00032DF2"/>
    <w:rsid w:val="00033211"/>
    <w:rsid w:val="000332CD"/>
    <w:rsid w:val="000337D6"/>
    <w:rsid w:val="00033859"/>
    <w:rsid w:val="00033AF8"/>
    <w:rsid w:val="00033C45"/>
    <w:rsid w:val="00033F9C"/>
    <w:rsid w:val="000342C2"/>
    <w:rsid w:val="000348F7"/>
    <w:rsid w:val="000349F9"/>
    <w:rsid w:val="00034A79"/>
    <w:rsid w:val="00034DFD"/>
    <w:rsid w:val="00034EB6"/>
    <w:rsid w:val="00035396"/>
    <w:rsid w:val="000358A1"/>
    <w:rsid w:val="00035BC6"/>
    <w:rsid w:val="00036316"/>
    <w:rsid w:val="000365B1"/>
    <w:rsid w:val="0003670D"/>
    <w:rsid w:val="0003671B"/>
    <w:rsid w:val="00036900"/>
    <w:rsid w:val="00036939"/>
    <w:rsid w:val="000369A8"/>
    <w:rsid w:val="00036CDF"/>
    <w:rsid w:val="00037815"/>
    <w:rsid w:val="00037850"/>
    <w:rsid w:val="000378ED"/>
    <w:rsid w:val="00037A33"/>
    <w:rsid w:val="00037B41"/>
    <w:rsid w:val="00037BE2"/>
    <w:rsid w:val="00037C78"/>
    <w:rsid w:val="00037D56"/>
    <w:rsid w:val="00040670"/>
    <w:rsid w:val="0004089D"/>
    <w:rsid w:val="0004097E"/>
    <w:rsid w:val="00040CFF"/>
    <w:rsid w:val="00040F16"/>
    <w:rsid w:val="00041021"/>
    <w:rsid w:val="00041024"/>
    <w:rsid w:val="000410F6"/>
    <w:rsid w:val="00041248"/>
    <w:rsid w:val="0004129E"/>
    <w:rsid w:val="00041402"/>
    <w:rsid w:val="00041A14"/>
    <w:rsid w:val="00041B31"/>
    <w:rsid w:val="000425B8"/>
    <w:rsid w:val="000425C3"/>
    <w:rsid w:val="000428BB"/>
    <w:rsid w:val="000429AA"/>
    <w:rsid w:val="00042ACD"/>
    <w:rsid w:val="00042C5A"/>
    <w:rsid w:val="00043249"/>
    <w:rsid w:val="00043414"/>
    <w:rsid w:val="0004344F"/>
    <w:rsid w:val="000435B3"/>
    <w:rsid w:val="000439AB"/>
    <w:rsid w:val="00044094"/>
    <w:rsid w:val="000447EF"/>
    <w:rsid w:val="00044D51"/>
    <w:rsid w:val="00046BBF"/>
    <w:rsid w:val="00046F5B"/>
    <w:rsid w:val="00050208"/>
    <w:rsid w:val="000504D6"/>
    <w:rsid w:val="00050571"/>
    <w:rsid w:val="00050603"/>
    <w:rsid w:val="00050656"/>
    <w:rsid w:val="00050B40"/>
    <w:rsid w:val="00050C2B"/>
    <w:rsid w:val="000511F9"/>
    <w:rsid w:val="000518FA"/>
    <w:rsid w:val="00051C3D"/>
    <w:rsid w:val="00051D3A"/>
    <w:rsid w:val="0005202A"/>
    <w:rsid w:val="000520B0"/>
    <w:rsid w:val="00052633"/>
    <w:rsid w:val="00052822"/>
    <w:rsid w:val="00052B60"/>
    <w:rsid w:val="00052DD5"/>
    <w:rsid w:val="000535EC"/>
    <w:rsid w:val="0005388F"/>
    <w:rsid w:val="00053B9A"/>
    <w:rsid w:val="0005462F"/>
    <w:rsid w:val="00054E94"/>
    <w:rsid w:val="0005526F"/>
    <w:rsid w:val="000554B2"/>
    <w:rsid w:val="0005563E"/>
    <w:rsid w:val="000557CE"/>
    <w:rsid w:val="00055D76"/>
    <w:rsid w:val="00056206"/>
    <w:rsid w:val="000566BC"/>
    <w:rsid w:val="000567F4"/>
    <w:rsid w:val="00056A52"/>
    <w:rsid w:val="00056CA7"/>
    <w:rsid w:val="00056E5F"/>
    <w:rsid w:val="00056F51"/>
    <w:rsid w:val="00056F54"/>
    <w:rsid w:val="00057179"/>
    <w:rsid w:val="000573D9"/>
    <w:rsid w:val="0005748F"/>
    <w:rsid w:val="0005754F"/>
    <w:rsid w:val="00057EDE"/>
    <w:rsid w:val="00060119"/>
    <w:rsid w:val="0006023C"/>
    <w:rsid w:val="00060283"/>
    <w:rsid w:val="000602A6"/>
    <w:rsid w:val="00060602"/>
    <w:rsid w:val="00060C86"/>
    <w:rsid w:val="00061075"/>
    <w:rsid w:val="000610DB"/>
    <w:rsid w:val="000614F7"/>
    <w:rsid w:val="0006150D"/>
    <w:rsid w:val="000618AA"/>
    <w:rsid w:val="00061B23"/>
    <w:rsid w:val="00061C75"/>
    <w:rsid w:val="0006216B"/>
    <w:rsid w:val="000622CA"/>
    <w:rsid w:val="0006256B"/>
    <w:rsid w:val="00062BED"/>
    <w:rsid w:val="00062E7D"/>
    <w:rsid w:val="00063EA7"/>
    <w:rsid w:val="000641F6"/>
    <w:rsid w:val="00064902"/>
    <w:rsid w:val="00064FBA"/>
    <w:rsid w:val="0006522E"/>
    <w:rsid w:val="00065400"/>
    <w:rsid w:val="000654C9"/>
    <w:rsid w:val="0006558E"/>
    <w:rsid w:val="000657D1"/>
    <w:rsid w:val="00065876"/>
    <w:rsid w:val="000662BC"/>
    <w:rsid w:val="00066833"/>
    <w:rsid w:val="0006698E"/>
    <w:rsid w:val="00066D33"/>
    <w:rsid w:val="000671FC"/>
    <w:rsid w:val="0006730D"/>
    <w:rsid w:val="00067956"/>
    <w:rsid w:val="0006797E"/>
    <w:rsid w:val="00067B87"/>
    <w:rsid w:val="000703D2"/>
    <w:rsid w:val="00070551"/>
    <w:rsid w:val="0007058E"/>
    <w:rsid w:val="000707A3"/>
    <w:rsid w:val="00070EB5"/>
    <w:rsid w:val="00070FF0"/>
    <w:rsid w:val="00071000"/>
    <w:rsid w:val="000710A6"/>
    <w:rsid w:val="00071315"/>
    <w:rsid w:val="000715B2"/>
    <w:rsid w:val="00071688"/>
    <w:rsid w:val="00071753"/>
    <w:rsid w:val="000717E2"/>
    <w:rsid w:val="00072057"/>
    <w:rsid w:val="00072388"/>
    <w:rsid w:val="000723CC"/>
    <w:rsid w:val="00072848"/>
    <w:rsid w:val="00072C4A"/>
    <w:rsid w:val="00072E66"/>
    <w:rsid w:val="00073031"/>
    <w:rsid w:val="000730AC"/>
    <w:rsid w:val="000732BD"/>
    <w:rsid w:val="0007373B"/>
    <w:rsid w:val="00073B3C"/>
    <w:rsid w:val="00073BE6"/>
    <w:rsid w:val="00073CC3"/>
    <w:rsid w:val="00073F9E"/>
    <w:rsid w:val="000747A3"/>
    <w:rsid w:val="00074850"/>
    <w:rsid w:val="00074958"/>
    <w:rsid w:val="00074FAF"/>
    <w:rsid w:val="00075314"/>
    <w:rsid w:val="00075BE3"/>
    <w:rsid w:val="00075D25"/>
    <w:rsid w:val="00075F99"/>
    <w:rsid w:val="0007617E"/>
    <w:rsid w:val="00076890"/>
    <w:rsid w:val="0007696F"/>
    <w:rsid w:val="00077045"/>
    <w:rsid w:val="0007712C"/>
    <w:rsid w:val="0007728F"/>
    <w:rsid w:val="00077D1B"/>
    <w:rsid w:val="00077FE3"/>
    <w:rsid w:val="00080187"/>
    <w:rsid w:val="0008049F"/>
    <w:rsid w:val="00080886"/>
    <w:rsid w:val="00080B0E"/>
    <w:rsid w:val="00080C4F"/>
    <w:rsid w:val="00080E80"/>
    <w:rsid w:val="00081083"/>
    <w:rsid w:val="000814DC"/>
    <w:rsid w:val="000816D2"/>
    <w:rsid w:val="00081707"/>
    <w:rsid w:val="00081B1F"/>
    <w:rsid w:val="00081E5B"/>
    <w:rsid w:val="000821D5"/>
    <w:rsid w:val="00082445"/>
    <w:rsid w:val="0008254E"/>
    <w:rsid w:val="00082822"/>
    <w:rsid w:val="00082824"/>
    <w:rsid w:val="00082FB2"/>
    <w:rsid w:val="00083441"/>
    <w:rsid w:val="00083558"/>
    <w:rsid w:val="000835FA"/>
    <w:rsid w:val="000836BE"/>
    <w:rsid w:val="00083883"/>
    <w:rsid w:val="00084411"/>
    <w:rsid w:val="000846CE"/>
    <w:rsid w:val="00084830"/>
    <w:rsid w:val="00084832"/>
    <w:rsid w:val="0008498E"/>
    <w:rsid w:val="00084C3A"/>
    <w:rsid w:val="00084D70"/>
    <w:rsid w:val="00084F7A"/>
    <w:rsid w:val="00084F80"/>
    <w:rsid w:val="00085039"/>
    <w:rsid w:val="00085BE8"/>
    <w:rsid w:val="00085D76"/>
    <w:rsid w:val="00085F33"/>
    <w:rsid w:val="00086285"/>
    <w:rsid w:val="000869AC"/>
    <w:rsid w:val="000869AD"/>
    <w:rsid w:val="00086AFA"/>
    <w:rsid w:val="00086B14"/>
    <w:rsid w:val="00086F41"/>
    <w:rsid w:val="00087564"/>
    <w:rsid w:val="000877A3"/>
    <w:rsid w:val="00087B8B"/>
    <w:rsid w:val="00087C58"/>
    <w:rsid w:val="00087D45"/>
    <w:rsid w:val="00087FD3"/>
    <w:rsid w:val="00090643"/>
    <w:rsid w:val="00090AE4"/>
    <w:rsid w:val="00090C8B"/>
    <w:rsid w:val="00090F20"/>
    <w:rsid w:val="00091318"/>
    <w:rsid w:val="0009147E"/>
    <w:rsid w:val="000914F0"/>
    <w:rsid w:val="00091909"/>
    <w:rsid w:val="000919F1"/>
    <w:rsid w:val="00091BA3"/>
    <w:rsid w:val="00091BD1"/>
    <w:rsid w:val="00091DA1"/>
    <w:rsid w:val="00092152"/>
    <w:rsid w:val="00092D53"/>
    <w:rsid w:val="00092D83"/>
    <w:rsid w:val="00092F4D"/>
    <w:rsid w:val="000932C1"/>
    <w:rsid w:val="000932C5"/>
    <w:rsid w:val="0009385B"/>
    <w:rsid w:val="00093DD6"/>
    <w:rsid w:val="00094189"/>
    <w:rsid w:val="00094236"/>
    <w:rsid w:val="0009490E"/>
    <w:rsid w:val="000952AA"/>
    <w:rsid w:val="0009561E"/>
    <w:rsid w:val="00095632"/>
    <w:rsid w:val="00095A79"/>
    <w:rsid w:val="00095C41"/>
    <w:rsid w:val="00095FEF"/>
    <w:rsid w:val="0009651F"/>
    <w:rsid w:val="000965A5"/>
    <w:rsid w:val="00096730"/>
    <w:rsid w:val="00096760"/>
    <w:rsid w:val="0009692E"/>
    <w:rsid w:val="000969CD"/>
    <w:rsid w:val="00096C8C"/>
    <w:rsid w:val="00097424"/>
    <w:rsid w:val="00097477"/>
    <w:rsid w:val="00097785"/>
    <w:rsid w:val="00097D8D"/>
    <w:rsid w:val="000A03B5"/>
    <w:rsid w:val="000A0675"/>
    <w:rsid w:val="000A0742"/>
    <w:rsid w:val="000A08EE"/>
    <w:rsid w:val="000A0F21"/>
    <w:rsid w:val="000A119B"/>
    <w:rsid w:val="000A11D8"/>
    <w:rsid w:val="000A1201"/>
    <w:rsid w:val="000A191D"/>
    <w:rsid w:val="000A19D5"/>
    <w:rsid w:val="000A1B68"/>
    <w:rsid w:val="000A2166"/>
    <w:rsid w:val="000A21B7"/>
    <w:rsid w:val="000A21F0"/>
    <w:rsid w:val="000A22A2"/>
    <w:rsid w:val="000A245C"/>
    <w:rsid w:val="000A2503"/>
    <w:rsid w:val="000A27CC"/>
    <w:rsid w:val="000A2D62"/>
    <w:rsid w:val="000A2DF2"/>
    <w:rsid w:val="000A3059"/>
    <w:rsid w:val="000A346E"/>
    <w:rsid w:val="000A34D1"/>
    <w:rsid w:val="000A3837"/>
    <w:rsid w:val="000A3AA0"/>
    <w:rsid w:val="000A3B68"/>
    <w:rsid w:val="000A3C88"/>
    <w:rsid w:val="000A3FE5"/>
    <w:rsid w:val="000A44FF"/>
    <w:rsid w:val="000A47D3"/>
    <w:rsid w:val="000A4ADB"/>
    <w:rsid w:val="000A5161"/>
    <w:rsid w:val="000A5179"/>
    <w:rsid w:val="000A553C"/>
    <w:rsid w:val="000A5726"/>
    <w:rsid w:val="000A5893"/>
    <w:rsid w:val="000A59CA"/>
    <w:rsid w:val="000A5DCF"/>
    <w:rsid w:val="000A5DF6"/>
    <w:rsid w:val="000A618D"/>
    <w:rsid w:val="000A63B9"/>
    <w:rsid w:val="000A6A4F"/>
    <w:rsid w:val="000A6E98"/>
    <w:rsid w:val="000A6EF0"/>
    <w:rsid w:val="000A6FCF"/>
    <w:rsid w:val="000A7166"/>
    <w:rsid w:val="000A730B"/>
    <w:rsid w:val="000A7511"/>
    <w:rsid w:val="000A76D6"/>
    <w:rsid w:val="000A79FF"/>
    <w:rsid w:val="000A7BB8"/>
    <w:rsid w:val="000A7CB3"/>
    <w:rsid w:val="000B0635"/>
    <w:rsid w:val="000B0767"/>
    <w:rsid w:val="000B0AE1"/>
    <w:rsid w:val="000B0D01"/>
    <w:rsid w:val="000B0E5C"/>
    <w:rsid w:val="000B0F1B"/>
    <w:rsid w:val="000B0F3F"/>
    <w:rsid w:val="000B11B3"/>
    <w:rsid w:val="000B1686"/>
    <w:rsid w:val="000B1771"/>
    <w:rsid w:val="000B17A1"/>
    <w:rsid w:val="000B1827"/>
    <w:rsid w:val="000B1863"/>
    <w:rsid w:val="000B215A"/>
    <w:rsid w:val="000B260C"/>
    <w:rsid w:val="000B2DD5"/>
    <w:rsid w:val="000B2F87"/>
    <w:rsid w:val="000B2FEB"/>
    <w:rsid w:val="000B3326"/>
    <w:rsid w:val="000B3374"/>
    <w:rsid w:val="000B3818"/>
    <w:rsid w:val="000B3A69"/>
    <w:rsid w:val="000B3B87"/>
    <w:rsid w:val="000B3D45"/>
    <w:rsid w:val="000B3FAD"/>
    <w:rsid w:val="000B41EB"/>
    <w:rsid w:val="000B4318"/>
    <w:rsid w:val="000B43FA"/>
    <w:rsid w:val="000B49D3"/>
    <w:rsid w:val="000B4D39"/>
    <w:rsid w:val="000B5541"/>
    <w:rsid w:val="000B584C"/>
    <w:rsid w:val="000B5CC8"/>
    <w:rsid w:val="000B6669"/>
    <w:rsid w:val="000B66D5"/>
    <w:rsid w:val="000B6EED"/>
    <w:rsid w:val="000B79A8"/>
    <w:rsid w:val="000B79DB"/>
    <w:rsid w:val="000B7FE9"/>
    <w:rsid w:val="000C00F7"/>
    <w:rsid w:val="000C020A"/>
    <w:rsid w:val="000C0532"/>
    <w:rsid w:val="000C0579"/>
    <w:rsid w:val="000C0690"/>
    <w:rsid w:val="000C0775"/>
    <w:rsid w:val="000C07BC"/>
    <w:rsid w:val="000C0EC0"/>
    <w:rsid w:val="000C0F32"/>
    <w:rsid w:val="000C192E"/>
    <w:rsid w:val="000C21C6"/>
    <w:rsid w:val="000C23BD"/>
    <w:rsid w:val="000C256E"/>
    <w:rsid w:val="000C2CD0"/>
    <w:rsid w:val="000C3054"/>
    <w:rsid w:val="000C312A"/>
    <w:rsid w:val="000C3263"/>
    <w:rsid w:val="000C3927"/>
    <w:rsid w:val="000C3B96"/>
    <w:rsid w:val="000C3F29"/>
    <w:rsid w:val="000C42D1"/>
    <w:rsid w:val="000C4ABF"/>
    <w:rsid w:val="000C4E5D"/>
    <w:rsid w:val="000C57FA"/>
    <w:rsid w:val="000C593D"/>
    <w:rsid w:val="000C5B6A"/>
    <w:rsid w:val="000C5C57"/>
    <w:rsid w:val="000C5EFF"/>
    <w:rsid w:val="000C6449"/>
    <w:rsid w:val="000C6D62"/>
    <w:rsid w:val="000C6EB2"/>
    <w:rsid w:val="000C6F32"/>
    <w:rsid w:val="000C70A9"/>
    <w:rsid w:val="000C745B"/>
    <w:rsid w:val="000C7703"/>
    <w:rsid w:val="000D0208"/>
    <w:rsid w:val="000D0A55"/>
    <w:rsid w:val="000D114C"/>
    <w:rsid w:val="000D11AF"/>
    <w:rsid w:val="000D142E"/>
    <w:rsid w:val="000D18DB"/>
    <w:rsid w:val="000D1B79"/>
    <w:rsid w:val="000D1D01"/>
    <w:rsid w:val="000D1D7B"/>
    <w:rsid w:val="000D1E01"/>
    <w:rsid w:val="000D1FA5"/>
    <w:rsid w:val="000D2446"/>
    <w:rsid w:val="000D299D"/>
    <w:rsid w:val="000D2AE4"/>
    <w:rsid w:val="000D2BDC"/>
    <w:rsid w:val="000D2BE5"/>
    <w:rsid w:val="000D335F"/>
    <w:rsid w:val="000D3474"/>
    <w:rsid w:val="000D34D5"/>
    <w:rsid w:val="000D36E1"/>
    <w:rsid w:val="000D3858"/>
    <w:rsid w:val="000D3987"/>
    <w:rsid w:val="000D4172"/>
    <w:rsid w:val="000D430B"/>
    <w:rsid w:val="000D44E7"/>
    <w:rsid w:val="000D4BBE"/>
    <w:rsid w:val="000D4E92"/>
    <w:rsid w:val="000D5A04"/>
    <w:rsid w:val="000D5EC8"/>
    <w:rsid w:val="000D613F"/>
    <w:rsid w:val="000D654C"/>
    <w:rsid w:val="000D6604"/>
    <w:rsid w:val="000D67AA"/>
    <w:rsid w:val="000D689D"/>
    <w:rsid w:val="000D6C3A"/>
    <w:rsid w:val="000D7920"/>
    <w:rsid w:val="000E018E"/>
    <w:rsid w:val="000E06C3"/>
    <w:rsid w:val="000E1057"/>
    <w:rsid w:val="000E1155"/>
    <w:rsid w:val="000E1231"/>
    <w:rsid w:val="000E1380"/>
    <w:rsid w:val="000E16F0"/>
    <w:rsid w:val="000E1760"/>
    <w:rsid w:val="000E1A70"/>
    <w:rsid w:val="000E25CC"/>
    <w:rsid w:val="000E273B"/>
    <w:rsid w:val="000E27BD"/>
    <w:rsid w:val="000E2F0A"/>
    <w:rsid w:val="000E2F30"/>
    <w:rsid w:val="000E2F9E"/>
    <w:rsid w:val="000E3464"/>
    <w:rsid w:val="000E3B47"/>
    <w:rsid w:val="000E4070"/>
    <w:rsid w:val="000E48B8"/>
    <w:rsid w:val="000E498B"/>
    <w:rsid w:val="000E4B10"/>
    <w:rsid w:val="000E4E63"/>
    <w:rsid w:val="000E4FDA"/>
    <w:rsid w:val="000E507F"/>
    <w:rsid w:val="000E5B6D"/>
    <w:rsid w:val="000E5BA9"/>
    <w:rsid w:val="000E5DD6"/>
    <w:rsid w:val="000E5F6D"/>
    <w:rsid w:val="000E63A7"/>
    <w:rsid w:val="000E64D3"/>
    <w:rsid w:val="000E6E29"/>
    <w:rsid w:val="000E7479"/>
    <w:rsid w:val="000E7505"/>
    <w:rsid w:val="000E75CC"/>
    <w:rsid w:val="000E7A0B"/>
    <w:rsid w:val="000E7E53"/>
    <w:rsid w:val="000F045D"/>
    <w:rsid w:val="000F0BEE"/>
    <w:rsid w:val="000F0E55"/>
    <w:rsid w:val="000F108C"/>
    <w:rsid w:val="000F139C"/>
    <w:rsid w:val="000F1E1E"/>
    <w:rsid w:val="000F21E8"/>
    <w:rsid w:val="000F2723"/>
    <w:rsid w:val="000F2DD8"/>
    <w:rsid w:val="000F2EED"/>
    <w:rsid w:val="000F31FE"/>
    <w:rsid w:val="000F3C2D"/>
    <w:rsid w:val="000F3E80"/>
    <w:rsid w:val="000F3F35"/>
    <w:rsid w:val="000F4188"/>
    <w:rsid w:val="000F4387"/>
    <w:rsid w:val="000F4493"/>
    <w:rsid w:val="000F49E5"/>
    <w:rsid w:val="000F4B44"/>
    <w:rsid w:val="000F4B72"/>
    <w:rsid w:val="000F4D4A"/>
    <w:rsid w:val="000F4F4D"/>
    <w:rsid w:val="000F4FFC"/>
    <w:rsid w:val="000F58F9"/>
    <w:rsid w:val="000F59A9"/>
    <w:rsid w:val="000F5B52"/>
    <w:rsid w:val="000F5F54"/>
    <w:rsid w:val="000F628F"/>
    <w:rsid w:val="000F654E"/>
    <w:rsid w:val="000F6717"/>
    <w:rsid w:val="000F67E9"/>
    <w:rsid w:val="000F688D"/>
    <w:rsid w:val="000F6B3A"/>
    <w:rsid w:val="000F6DAD"/>
    <w:rsid w:val="000F7308"/>
    <w:rsid w:val="000F7382"/>
    <w:rsid w:val="000F7435"/>
    <w:rsid w:val="000F7721"/>
    <w:rsid w:val="000F77AA"/>
    <w:rsid w:val="00100173"/>
    <w:rsid w:val="00100381"/>
    <w:rsid w:val="00100863"/>
    <w:rsid w:val="00100D78"/>
    <w:rsid w:val="00101211"/>
    <w:rsid w:val="0010169A"/>
    <w:rsid w:val="00101727"/>
    <w:rsid w:val="001019A2"/>
    <w:rsid w:val="00101D3A"/>
    <w:rsid w:val="00101FE8"/>
    <w:rsid w:val="001020B7"/>
    <w:rsid w:val="00102125"/>
    <w:rsid w:val="001021E4"/>
    <w:rsid w:val="001022A7"/>
    <w:rsid w:val="00102551"/>
    <w:rsid w:val="001025D6"/>
    <w:rsid w:val="0010260B"/>
    <w:rsid w:val="0010267D"/>
    <w:rsid w:val="00102733"/>
    <w:rsid w:val="001027AE"/>
    <w:rsid w:val="00102ADD"/>
    <w:rsid w:val="00102DDD"/>
    <w:rsid w:val="00102F53"/>
    <w:rsid w:val="001032A5"/>
    <w:rsid w:val="001033DE"/>
    <w:rsid w:val="00103427"/>
    <w:rsid w:val="00103474"/>
    <w:rsid w:val="001039F8"/>
    <w:rsid w:val="00103F1B"/>
    <w:rsid w:val="00104512"/>
    <w:rsid w:val="00104694"/>
    <w:rsid w:val="00104874"/>
    <w:rsid w:val="00104A37"/>
    <w:rsid w:val="00104AB3"/>
    <w:rsid w:val="0010523E"/>
    <w:rsid w:val="001053A8"/>
    <w:rsid w:val="00105EF4"/>
    <w:rsid w:val="0010629A"/>
    <w:rsid w:val="001064F0"/>
    <w:rsid w:val="00106A90"/>
    <w:rsid w:val="0010700C"/>
    <w:rsid w:val="001076DB"/>
    <w:rsid w:val="001078E4"/>
    <w:rsid w:val="00110350"/>
    <w:rsid w:val="00110857"/>
    <w:rsid w:val="00110B67"/>
    <w:rsid w:val="00110BAA"/>
    <w:rsid w:val="00110BE4"/>
    <w:rsid w:val="001111FA"/>
    <w:rsid w:val="00111380"/>
    <w:rsid w:val="00111480"/>
    <w:rsid w:val="00111621"/>
    <w:rsid w:val="001119A4"/>
    <w:rsid w:val="0011265B"/>
    <w:rsid w:val="001126F3"/>
    <w:rsid w:val="00112901"/>
    <w:rsid w:val="00112953"/>
    <w:rsid w:val="00112DEF"/>
    <w:rsid w:val="00113B7C"/>
    <w:rsid w:val="00113D61"/>
    <w:rsid w:val="00114043"/>
    <w:rsid w:val="001144F2"/>
    <w:rsid w:val="00114580"/>
    <w:rsid w:val="00114896"/>
    <w:rsid w:val="00114A93"/>
    <w:rsid w:val="00114EE3"/>
    <w:rsid w:val="001155C3"/>
    <w:rsid w:val="00115700"/>
    <w:rsid w:val="00115CCE"/>
    <w:rsid w:val="0011620A"/>
    <w:rsid w:val="00116231"/>
    <w:rsid w:val="001162C0"/>
    <w:rsid w:val="0011694D"/>
    <w:rsid w:val="00116982"/>
    <w:rsid w:val="00116A85"/>
    <w:rsid w:val="00117090"/>
    <w:rsid w:val="0011727E"/>
    <w:rsid w:val="001174BD"/>
    <w:rsid w:val="0011757E"/>
    <w:rsid w:val="00117BBC"/>
    <w:rsid w:val="00117EB1"/>
    <w:rsid w:val="001205AE"/>
    <w:rsid w:val="00120B86"/>
    <w:rsid w:val="00120ECC"/>
    <w:rsid w:val="00121296"/>
    <w:rsid w:val="001213AB"/>
    <w:rsid w:val="00121756"/>
    <w:rsid w:val="0012244A"/>
    <w:rsid w:val="00122BD0"/>
    <w:rsid w:val="00122C0A"/>
    <w:rsid w:val="00122D45"/>
    <w:rsid w:val="00122FDE"/>
    <w:rsid w:val="001232E5"/>
    <w:rsid w:val="001236CA"/>
    <w:rsid w:val="00123875"/>
    <w:rsid w:val="0012426C"/>
    <w:rsid w:val="00124270"/>
    <w:rsid w:val="001244C2"/>
    <w:rsid w:val="00124559"/>
    <w:rsid w:val="0012481B"/>
    <w:rsid w:val="00124B0A"/>
    <w:rsid w:val="00124B31"/>
    <w:rsid w:val="00124B7A"/>
    <w:rsid w:val="00124BCF"/>
    <w:rsid w:val="00124D5B"/>
    <w:rsid w:val="00124E68"/>
    <w:rsid w:val="0012511D"/>
    <w:rsid w:val="001258EA"/>
    <w:rsid w:val="001259FC"/>
    <w:rsid w:val="00125AAD"/>
    <w:rsid w:val="00125B89"/>
    <w:rsid w:val="001262C7"/>
    <w:rsid w:val="00126505"/>
    <w:rsid w:val="001266FF"/>
    <w:rsid w:val="00126734"/>
    <w:rsid w:val="00126A02"/>
    <w:rsid w:val="001270D0"/>
    <w:rsid w:val="00127969"/>
    <w:rsid w:val="00127C8D"/>
    <w:rsid w:val="0013046D"/>
    <w:rsid w:val="00130657"/>
    <w:rsid w:val="001309FC"/>
    <w:rsid w:val="00130A59"/>
    <w:rsid w:val="001317EB"/>
    <w:rsid w:val="0013295C"/>
    <w:rsid w:val="00132C08"/>
    <w:rsid w:val="00132E88"/>
    <w:rsid w:val="0013304A"/>
    <w:rsid w:val="001332DE"/>
    <w:rsid w:val="00133391"/>
    <w:rsid w:val="00133BF1"/>
    <w:rsid w:val="00134150"/>
    <w:rsid w:val="001343F3"/>
    <w:rsid w:val="0013447A"/>
    <w:rsid w:val="001347E8"/>
    <w:rsid w:val="00134AC7"/>
    <w:rsid w:val="00134B22"/>
    <w:rsid w:val="00134B6B"/>
    <w:rsid w:val="00134C1D"/>
    <w:rsid w:val="001354F4"/>
    <w:rsid w:val="00135742"/>
    <w:rsid w:val="00135A66"/>
    <w:rsid w:val="0013607D"/>
    <w:rsid w:val="0013655C"/>
    <w:rsid w:val="00136AA3"/>
    <w:rsid w:val="00136CC0"/>
    <w:rsid w:val="00136EE5"/>
    <w:rsid w:val="00136F80"/>
    <w:rsid w:val="00137C4E"/>
    <w:rsid w:val="00140065"/>
    <w:rsid w:val="00140205"/>
    <w:rsid w:val="00140512"/>
    <w:rsid w:val="00140843"/>
    <w:rsid w:val="00140870"/>
    <w:rsid w:val="0014100C"/>
    <w:rsid w:val="0014102E"/>
    <w:rsid w:val="001416BA"/>
    <w:rsid w:val="00141889"/>
    <w:rsid w:val="00141DB1"/>
    <w:rsid w:val="00142555"/>
    <w:rsid w:val="0014296A"/>
    <w:rsid w:val="00142CE7"/>
    <w:rsid w:val="00143366"/>
    <w:rsid w:val="001434CA"/>
    <w:rsid w:val="00143520"/>
    <w:rsid w:val="00143A07"/>
    <w:rsid w:val="00143A15"/>
    <w:rsid w:val="00143A7D"/>
    <w:rsid w:val="00143E71"/>
    <w:rsid w:val="00143ECB"/>
    <w:rsid w:val="001441D8"/>
    <w:rsid w:val="00144347"/>
    <w:rsid w:val="0014479A"/>
    <w:rsid w:val="00144E98"/>
    <w:rsid w:val="001458B2"/>
    <w:rsid w:val="00146108"/>
    <w:rsid w:val="00146667"/>
    <w:rsid w:val="0014694E"/>
    <w:rsid w:val="00147003"/>
    <w:rsid w:val="001470D7"/>
    <w:rsid w:val="001471C6"/>
    <w:rsid w:val="0014768F"/>
    <w:rsid w:val="00147805"/>
    <w:rsid w:val="00147992"/>
    <w:rsid w:val="00147E99"/>
    <w:rsid w:val="00150017"/>
    <w:rsid w:val="00150876"/>
    <w:rsid w:val="00150925"/>
    <w:rsid w:val="00150CD0"/>
    <w:rsid w:val="001513AB"/>
    <w:rsid w:val="001515C8"/>
    <w:rsid w:val="00151F88"/>
    <w:rsid w:val="00152096"/>
    <w:rsid w:val="001520AB"/>
    <w:rsid w:val="00152142"/>
    <w:rsid w:val="00152154"/>
    <w:rsid w:val="00152359"/>
    <w:rsid w:val="0015267A"/>
    <w:rsid w:val="00152D48"/>
    <w:rsid w:val="00153212"/>
    <w:rsid w:val="00153430"/>
    <w:rsid w:val="0015355A"/>
    <w:rsid w:val="001536FC"/>
    <w:rsid w:val="0015391C"/>
    <w:rsid w:val="00153EA6"/>
    <w:rsid w:val="001540F7"/>
    <w:rsid w:val="00154502"/>
    <w:rsid w:val="00154566"/>
    <w:rsid w:val="00154962"/>
    <w:rsid w:val="00154ABA"/>
    <w:rsid w:val="00154B53"/>
    <w:rsid w:val="00154B90"/>
    <w:rsid w:val="00154C85"/>
    <w:rsid w:val="00154F70"/>
    <w:rsid w:val="00155217"/>
    <w:rsid w:val="0015577F"/>
    <w:rsid w:val="001558BE"/>
    <w:rsid w:val="00155961"/>
    <w:rsid w:val="0015631E"/>
    <w:rsid w:val="00156379"/>
    <w:rsid w:val="0015659C"/>
    <w:rsid w:val="00156797"/>
    <w:rsid w:val="00156D3E"/>
    <w:rsid w:val="00156E55"/>
    <w:rsid w:val="00156E75"/>
    <w:rsid w:val="001573C7"/>
    <w:rsid w:val="0015769E"/>
    <w:rsid w:val="001578F5"/>
    <w:rsid w:val="001579A0"/>
    <w:rsid w:val="00157AF1"/>
    <w:rsid w:val="00157B59"/>
    <w:rsid w:val="00157D00"/>
    <w:rsid w:val="00157E74"/>
    <w:rsid w:val="00160441"/>
    <w:rsid w:val="00160523"/>
    <w:rsid w:val="00160A31"/>
    <w:rsid w:val="00160CAB"/>
    <w:rsid w:val="001611EA"/>
    <w:rsid w:val="001617F6"/>
    <w:rsid w:val="00161BF7"/>
    <w:rsid w:val="00161C33"/>
    <w:rsid w:val="00161D44"/>
    <w:rsid w:val="00161F5F"/>
    <w:rsid w:val="00162373"/>
    <w:rsid w:val="00162419"/>
    <w:rsid w:val="00162A2A"/>
    <w:rsid w:val="00162C92"/>
    <w:rsid w:val="00162D85"/>
    <w:rsid w:val="00163008"/>
    <w:rsid w:val="00163031"/>
    <w:rsid w:val="00163170"/>
    <w:rsid w:val="00163173"/>
    <w:rsid w:val="00163995"/>
    <w:rsid w:val="00163A9A"/>
    <w:rsid w:val="00164309"/>
    <w:rsid w:val="001646B4"/>
    <w:rsid w:val="00164D19"/>
    <w:rsid w:val="00164DC3"/>
    <w:rsid w:val="00164F10"/>
    <w:rsid w:val="00164FAC"/>
    <w:rsid w:val="0016550D"/>
    <w:rsid w:val="00165DD8"/>
    <w:rsid w:val="001660B3"/>
    <w:rsid w:val="001661CB"/>
    <w:rsid w:val="00166395"/>
    <w:rsid w:val="00166400"/>
    <w:rsid w:val="0016648E"/>
    <w:rsid w:val="00166561"/>
    <w:rsid w:val="00166C63"/>
    <w:rsid w:val="00166CFD"/>
    <w:rsid w:val="00166F59"/>
    <w:rsid w:val="00167173"/>
    <w:rsid w:val="001679FD"/>
    <w:rsid w:val="00167C01"/>
    <w:rsid w:val="00167D25"/>
    <w:rsid w:val="00167E56"/>
    <w:rsid w:val="00167F0A"/>
    <w:rsid w:val="0017033B"/>
    <w:rsid w:val="00170554"/>
    <w:rsid w:val="00170F69"/>
    <w:rsid w:val="0017126D"/>
    <w:rsid w:val="00171381"/>
    <w:rsid w:val="00171435"/>
    <w:rsid w:val="001719F3"/>
    <w:rsid w:val="00171DF6"/>
    <w:rsid w:val="00172066"/>
    <w:rsid w:val="0017211B"/>
    <w:rsid w:val="0017291D"/>
    <w:rsid w:val="001732E7"/>
    <w:rsid w:val="001732F9"/>
    <w:rsid w:val="001737C8"/>
    <w:rsid w:val="00173A50"/>
    <w:rsid w:val="00173E05"/>
    <w:rsid w:val="00173E44"/>
    <w:rsid w:val="001741AB"/>
    <w:rsid w:val="0017430D"/>
    <w:rsid w:val="00174823"/>
    <w:rsid w:val="001749B0"/>
    <w:rsid w:val="00174A25"/>
    <w:rsid w:val="00174BCC"/>
    <w:rsid w:val="00175388"/>
    <w:rsid w:val="0017549E"/>
    <w:rsid w:val="001756AD"/>
    <w:rsid w:val="00175FCB"/>
    <w:rsid w:val="00176382"/>
    <w:rsid w:val="001764CF"/>
    <w:rsid w:val="001768FD"/>
    <w:rsid w:val="0017691F"/>
    <w:rsid w:val="00176A64"/>
    <w:rsid w:val="00176AD1"/>
    <w:rsid w:val="00176B44"/>
    <w:rsid w:val="00176D73"/>
    <w:rsid w:val="00176E37"/>
    <w:rsid w:val="00176EEC"/>
    <w:rsid w:val="0017794B"/>
    <w:rsid w:val="00177A33"/>
    <w:rsid w:val="00177A9F"/>
    <w:rsid w:val="00177C30"/>
    <w:rsid w:val="00180152"/>
    <w:rsid w:val="001802AC"/>
    <w:rsid w:val="001806AD"/>
    <w:rsid w:val="00180A9D"/>
    <w:rsid w:val="00180ACF"/>
    <w:rsid w:val="00180AD5"/>
    <w:rsid w:val="00181438"/>
    <w:rsid w:val="00181AE8"/>
    <w:rsid w:val="00181C71"/>
    <w:rsid w:val="00181CA2"/>
    <w:rsid w:val="00181D8E"/>
    <w:rsid w:val="00181E29"/>
    <w:rsid w:val="00182419"/>
    <w:rsid w:val="00182471"/>
    <w:rsid w:val="00182F5B"/>
    <w:rsid w:val="0018327B"/>
    <w:rsid w:val="00183687"/>
    <w:rsid w:val="001836CA"/>
    <w:rsid w:val="001837B4"/>
    <w:rsid w:val="0018417B"/>
    <w:rsid w:val="001843A5"/>
    <w:rsid w:val="00184D25"/>
    <w:rsid w:val="00184EA3"/>
    <w:rsid w:val="00184EC9"/>
    <w:rsid w:val="00184F93"/>
    <w:rsid w:val="001854C4"/>
    <w:rsid w:val="001859FD"/>
    <w:rsid w:val="00185E0D"/>
    <w:rsid w:val="001868FB"/>
    <w:rsid w:val="0018698B"/>
    <w:rsid w:val="00186B14"/>
    <w:rsid w:val="00187060"/>
    <w:rsid w:val="00187298"/>
    <w:rsid w:val="00187A48"/>
    <w:rsid w:val="00187A8A"/>
    <w:rsid w:val="00187AED"/>
    <w:rsid w:val="00187DF9"/>
    <w:rsid w:val="00187F00"/>
    <w:rsid w:val="00187F9B"/>
    <w:rsid w:val="00190132"/>
    <w:rsid w:val="00190380"/>
    <w:rsid w:val="00190389"/>
    <w:rsid w:val="001904AE"/>
    <w:rsid w:val="00190769"/>
    <w:rsid w:val="001909EE"/>
    <w:rsid w:val="00190E17"/>
    <w:rsid w:val="001910D1"/>
    <w:rsid w:val="00191223"/>
    <w:rsid w:val="0019122F"/>
    <w:rsid w:val="001916DE"/>
    <w:rsid w:val="001918C8"/>
    <w:rsid w:val="00191963"/>
    <w:rsid w:val="00191E2F"/>
    <w:rsid w:val="001920E8"/>
    <w:rsid w:val="00192173"/>
    <w:rsid w:val="001921AE"/>
    <w:rsid w:val="00192694"/>
    <w:rsid w:val="00192C19"/>
    <w:rsid w:val="00192CC9"/>
    <w:rsid w:val="00192F1B"/>
    <w:rsid w:val="00192F4E"/>
    <w:rsid w:val="00192FBB"/>
    <w:rsid w:val="0019316B"/>
    <w:rsid w:val="00193805"/>
    <w:rsid w:val="00193DF7"/>
    <w:rsid w:val="00194285"/>
    <w:rsid w:val="0019429C"/>
    <w:rsid w:val="001942A7"/>
    <w:rsid w:val="001944AA"/>
    <w:rsid w:val="00194A2D"/>
    <w:rsid w:val="00194D2D"/>
    <w:rsid w:val="00194DC0"/>
    <w:rsid w:val="00194DC7"/>
    <w:rsid w:val="00195372"/>
    <w:rsid w:val="00195408"/>
    <w:rsid w:val="0019553A"/>
    <w:rsid w:val="001957A9"/>
    <w:rsid w:val="00195947"/>
    <w:rsid w:val="00195BDA"/>
    <w:rsid w:val="00195E89"/>
    <w:rsid w:val="00195EE9"/>
    <w:rsid w:val="00196121"/>
    <w:rsid w:val="00196307"/>
    <w:rsid w:val="0019630B"/>
    <w:rsid w:val="0019640D"/>
    <w:rsid w:val="00196608"/>
    <w:rsid w:val="001968A5"/>
    <w:rsid w:val="0019762D"/>
    <w:rsid w:val="00197ADD"/>
    <w:rsid w:val="00197C48"/>
    <w:rsid w:val="001A01F5"/>
    <w:rsid w:val="001A021D"/>
    <w:rsid w:val="001A0430"/>
    <w:rsid w:val="001A079D"/>
    <w:rsid w:val="001A09F1"/>
    <w:rsid w:val="001A0E0F"/>
    <w:rsid w:val="001A10B0"/>
    <w:rsid w:val="001A1E62"/>
    <w:rsid w:val="001A229F"/>
    <w:rsid w:val="001A2627"/>
    <w:rsid w:val="001A2CFE"/>
    <w:rsid w:val="001A2E9E"/>
    <w:rsid w:val="001A331B"/>
    <w:rsid w:val="001A3C69"/>
    <w:rsid w:val="001A3E0D"/>
    <w:rsid w:val="001A44AB"/>
    <w:rsid w:val="001A470E"/>
    <w:rsid w:val="001A47EA"/>
    <w:rsid w:val="001A5204"/>
    <w:rsid w:val="001A5519"/>
    <w:rsid w:val="001A58E5"/>
    <w:rsid w:val="001A5A7E"/>
    <w:rsid w:val="001A66BD"/>
    <w:rsid w:val="001A6928"/>
    <w:rsid w:val="001A6A90"/>
    <w:rsid w:val="001A6B1D"/>
    <w:rsid w:val="001A6BD0"/>
    <w:rsid w:val="001A6CB5"/>
    <w:rsid w:val="001A6EA0"/>
    <w:rsid w:val="001A6EAB"/>
    <w:rsid w:val="001A7272"/>
    <w:rsid w:val="001A799C"/>
    <w:rsid w:val="001A7C32"/>
    <w:rsid w:val="001A7CA7"/>
    <w:rsid w:val="001A7D8D"/>
    <w:rsid w:val="001B00D1"/>
    <w:rsid w:val="001B018B"/>
    <w:rsid w:val="001B0AD3"/>
    <w:rsid w:val="001B12C4"/>
    <w:rsid w:val="001B1319"/>
    <w:rsid w:val="001B1639"/>
    <w:rsid w:val="001B1643"/>
    <w:rsid w:val="001B1F93"/>
    <w:rsid w:val="001B2914"/>
    <w:rsid w:val="001B2A61"/>
    <w:rsid w:val="001B2DC2"/>
    <w:rsid w:val="001B34AC"/>
    <w:rsid w:val="001B35C6"/>
    <w:rsid w:val="001B403A"/>
    <w:rsid w:val="001B42FC"/>
    <w:rsid w:val="001B4492"/>
    <w:rsid w:val="001B44A0"/>
    <w:rsid w:val="001B48FE"/>
    <w:rsid w:val="001B509A"/>
    <w:rsid w:val="001B5373"/>
    <w:rsid w:val="001B545D"/>
    <w:rsid w:val="001B5A27"/>
    <w:rsid w:val="001B5A48"/>
    <w:rsid w:val="001B5DB0"/>
    <w:rsid w:val="001B5DB8"/>
    <w:rsid w:val="001B64DA"/>
    <w:rsid w:val="001B65BF"/>
    <w:rsid w:val="001B6693"/>
    <w:rsid w:val="001B6B0E"/>
    <w:rsid w:val="001B6CB4"/>
    <w:rsid w:val="001B6D61"/>
    <w:rsid w:val="001B72F6"/>
    <w:rsid w:val="001B743F"/>
    <w:rsid w:val="001B763F"/>
    <w:rsid w:val="001B7654"/>
    <w:rsid w:val="001B799F"/>
    <w:rsid w:val="001B7A03"/>
    <w:rsid w:val="001B7B44"/>
    <w:rsid w:val="001B7B62"/>
    <w:rsid w:val="001C05B1"/>
    <w:rsid w:val="001C07EE"/>
    <w:rsid w:val="001C0B7D"/>
    <w:rsid w:val="001C0DCF"/>
    <w:rsid w:val="001C1402"/>
    <w:rsid w:val="001C1656"/>
    <w:rsid w:val="001C1793"/>
    <w:rsid w:val="001C1BE1"/>
    <w:rsid w:val="001C210A"/>
    <w:rsid w:val="001C2186"/>
    <w:rsid w:val="001C2BA0"/>
    <w:rsid w:val="001C2CEF"/>
    <w:rsid w:val="001C2DA6"/>
    <w:rsid w:val="001C2F39"/>
    <w:rsid w:val="001C2F54"/>
    <w:rsid w:val="001C32F7"/>
    <w:rsid w:val="001C3563"/>
    <w:rsid w:val="001C368B"/>
    <w:rsid w:val="001C38E1"/>
    <w:rsid w:val="001C3CE2"/>
    <w:rsid w:val="001C3CFE"/>
    <w:rsid w:val="001C3E73"/>
    <w:rsid w:val="001C425A"/>
    <w:rsid w:val="001C4299"/>
    <w:rsid w:val="001C43CD"/>
    <w:rsid w:val="001C45C9"/>
    <w:rsid w:val="001C4667"/>
    <w:rsid w:val="001C46B4"/>
    <w:rsid w:val="001C4B09"/>
    <w:rsid w:val="001C4B88"/>
    <w:rsid w:val="001C4E87"/>
    <w:rsid w:val="001C512F"/>
    <w:rsid w:val="001C57B5"/>
    <w:rsid w:val="001C5C47"/>
    <w:rsid w:val="001C60CA"/>
    <w:rsid w:val="001C6136"/>
    <w:rsid w:val="001C63D2"/>
    <w:rsid w:val="001C76AD"/>
    <w:rsid w:val="001C7822"/>
    <w:rsid w:val="001C784E"/>
    <w:rsid w:val="001C78EC"/>
    <w:rsid w:val="001D08A7"/>
    <w:rsid w:val="001D094C"/>
    <w:rsid w:val="001D0F2E"/>
    <w:rsid w:val="001D10A6"/>
    <w:rsid w:val="001D1141"/>
    <w:rsid w:val="001D13B8"/>
    <w:rsid w:val="001D1819"/>
    <w:rsid w:val="001D1DB0"/>
    <w:rsid w:val="001D1E8C"/>
    <w:rsid w:val="001D248E"/>
    <w:rsid w:val="001D260B"/>
    <w:rsid w:val="001D290D"/>
    <w:rsid w:val="001D293D"/>
    <w:rsid w:val="001D2988"/>
    <w:rsid w:val="001D2C9F"/>
    <w:rsid w:val="001D43D5"/>
    <w:rsid w:val="001D452F"/>
    <w:rsid w:val="001D4620"/>
    <w:rsid w:val="001D46E9"/>
    <w:rsid w:val="001D46EB"/>
    <w:rsid w:val="001D4817"/>
    <w:rsid w:val="001D4D4D"/>
    <w:rsid w:val="001D50A6"/>
    <w:rsid w:val="001D518F"/>
    <w:rsid w:val="001D5733"/>
    <w:rsid w:val="001D57E6"/>
    <w:rsid w:val="001D5975"/>
    <w:rsid w:val="001D5ACB"/>
    <w:rsid w:val="001D5B79"/>
    <w:rsid w:val="001D5BF2"/>
    <w:rsid w:val="001D61DE"/>
    <w:rsid w:val="001D6885"/>
    <w:rsid w:val="001D6ECD"/>
    <w:rsid w:val="001D73E8"/>
    <w:rsid w:val="001D762D"/>
    <w:rsid w:val="001D7B24"/>
    <w:rsid w:val="001E0258"/>
    <w:rsid w:val="001E0888"/>
    <w:rsid w:val="001E0C3E"/>
    <w:rsid w:val="001E0D1E"/>
    <w:rsid w:val="001E0E7C"/>
    <w:rsid w:val="001E11ED"/>
    <w:rsid w:val="001E13B0"/>
    <w:rsid w:val="001E13D4"/>
    <w:rsid w:val="001E187D"/>
    <w:rsid w:val="001E18FA"/>
    <w:rsid w:val="001E1A06"/>
    <w:rsid w:val="001E20D2"/>
    <w:rsid w:val="001E217C"/>
    <w:rsid w:val="001E2436"/>
    <w:rsid w:val="001E26B0"/>
    <w:rsid w:val="001E29A2"/>
    <w:rsid w:val="001E2AFD"/>
    <w:rsid w:val="001E2B71"/>
    <w:rsid w:val="001E2B7F"/>
    <w:rsid w:val="001E2C5E"/>
    <w:rsid w:val="001E2CEA"/>
    <w:rsid w:val="001E2F3B"/>
    <w:rsid w:val="001E2F4B"/>
    <w:rsid w:val="001E2F55"/>
    <w:rsid w:val="001E314D"/>
    <w:rsid w:val="001E34A8"/>
    <w:rsid w:val="001E3926"/>
    <w:rsid w:val="001E3EAC"/>
    <w:rsid w:val="001E4026"/>
    <w:rsid w:val="001E46B0"/>
    <w:rsid w:val="001E4758"/>
    <w:rsid w:val="001E5674"/>
    <w:rsid w:val="001E586B"/>
    <w:rsid w:val="001E58BD"/>
    <w:rsid w:val="001E5DB1"/>
    <w:rsid w:val="001E5FBF"/>
    <w:rsid w:val="001E6638"/>
    <w:rsid w:val="001E6725"/>
    <w:rsid w:val="001E67B4"/>
    <w:rsid w:val="001E6D59"/>
    <w:rsid w:val="001E6F61"/>
    <w:rsid w:val="001E70B4"/>
    <w:rsid w:val="001E70C8"/>
    <w:rsid w:val="001F0346"/>
    <w:rsid w:val="001F04A4"/>
    <w:rsid w:val="001F0A3D"/>
    <w:rsid w:val="001F0B74"/>
    <w:rsid w:val="001F104B"/>
    <w:rsid w:val="001F11BF"/>
    <w:rsid w:val="001F15AE"/>
    <w:rsid w:val="001F1698"/>
    <w:rsid w:val="001F1A81"/>
    <w:rsid w:val="001F1AE7"/>
    <w:rsid w:val="001F1B11"/>
    <w:rsid w:val="001F1D60"/>
    <w:rsid w:val="001F1F66"/>
    <w:rsid w:val="001F2463"/>
    <w:rsid w:val="001F258A"/>
    <w:rsid w:val="001F25CC"/>
    <w:rsid w:val="001F2A07"/>
    <w:rsid w:val="001F2C35"/>
    <w:rsid w:val="001F30E2"/>
    <w:rsid w:val="001F31A1"/>
    <w:rsid w:val="001F34D2"/>
    <w:rsid w:val="001F3585"/>
    <w:rsid w:val="001F364C"/>
    <w:rsid w:val="001F36EB"/>
    <w:rsid w:val="001F396B"/>
    <w:rsid w:val="001F3DC7"/>
    <w:rsid w:val="001F41F8"/>
    <w:rsid w:val="001F423D"/>
    <w:rsid w:val="001F4405"/>
    <w:rsid w:val="001F49E1"/>
    <w:rsid w:val="001F4CD0"/>
    <w:rsid w:val="001F4DDA"/>
    <w:rsid w:val="001F51B3"/>
    <w:rsid w:val="001F5320"/>
    <w:rsid w:val="001F577F"/>
    <w:rsid w:val="001F5B95"/>
    <w:rsid w:val="001F5E6C"/>
    <w:rsid w:val="001F6247"/>
    <w:rsid w:val="001F6663"/>
    <w:rsid w:val="001F672F"/>
    <w:rsid w:val="001F6CF1"/>
    <w:rsid w:val="001F6FBB"/>
    <w:rsid w:val="001F7322"/>
    <w:rsid w:val="001F77BB"/>
    <w:rsid w:val="001F78D8"/>
    <w:rsid w:val="001F7EA1"/>
    <w:rsid w:val="00200090"/>
    <w:rsid w:val="00200113"/>
    <w:rsid w:val="00200483"/>
    <w:rsid w:val="00200580"/>
    <w:rsid w:val="00200764"/>
    <w:rsid w:val="0020091B"/>
    <w:rsid w:val="00201090"/>
    <w:rsid w:val="00201975"/>
    <w:rsid w:val="0020224B"/>
    <w:rsid w:val="002024D5"/>
    <w:rsid w:val="00202822"/>
    <w:rsid w:val="002032E8"/>
    <w:rsid w:val="0020349E"/>
    <w:rsid w:val="00203982"/>
    <w:rsid w:val="00203991"/>
    <w:rsid w:val="00203B49"/>
    <w:rsid w:val="00203C10"/>
    <w:rsid w:val="00203C92"/>
    <w:rsid w:val="00203D05"/>
    <w:rsid w:val="00203D58"/>
    <w:rsid w:val="00203E02"/>
    <w:rsid w:val="00204034"/>
    <w:rsid w:val="00204794"/>
    <w:rsid w:val="00204970"/>
    <w:rsid w:val="002049C7"/>
    <w:rsid w:val="00204B5E"/>
    <w:rsid w:val="00204C59"/>
    <w:rsid w:val="00204ED1"/>
    <w:rsid w:val="002052B7"/>
    <w:rsid w:val="0020546F"/>
    <w:rsid w:val="002056F1"/>
    <w:rsid w:val="00205E17"/>
    <w:rsid w:val="002062E3"/>
    <w:rsid w:val="00206448"/>
    <w:rsid w:val="00206E49"/>
    <w:rsid w:val="00206F0A"/>
    <w:rsid w:val="00206FE4"/>
    <w:rsid w:val="0020712D"/>
    <w:rsid w:val="00207660"/>
    <w:rsid w:val="00207BC4"/>
    <w:rsid w:val="00210127"/>
    <w:rsid w:val="00210159"/>
    <w:rsid w:val="002109AE"/>
    <w:rsid w:val="00210DD7"/>
    <w:rsid w:val="00210E0C"/>
    <w:rsid w:val="00210EB8"/>
    <w:rsid w:val="002111FF"/>
    <w:rsid w:val="002114C3"/>
    <w:rsid w:val="00211782"/>
    <w:rsid w:val="00211902"/>
    <w:rsid w:val="00211FF8"/>
    <w:rsid w:val="00212302"/>
    <w:rsid w:val="002123B1"/>
    <w:rsid w:val="00212537"/>
    <w:rsid w:val="00212E34"/>
    <w:rsid w:val="00212EA9"/>
    <w:rsid w:val="0021310C"/>
    <w:rsid w:val="002132D2"/>
    <w:rsid w:val="002134C6"/>
    <w:rsid w:val="002145F4"/>
    <w:rsid w:val="002146E3"/>
    <w:rsid w:val="00214C18"/>
    <w:rsid w:val="00214DDA"/>
    <w:rsid w:val="00214DDB"/>
    <w:rsid w:val="002151E8"/>
    <w:rsid w:val="00215A6C"/>
    <w:rsid w:val="00215BA6"/>
    <w:rsid w:val="00215C1C"/>
    <w:rsid w:val="00215C95"/>
    <w:rsid w:val="00215E97"/>
    <w:rsid w:val="002165D5"/>
    <w:rsid w:val="002165FD"/>
    <w:rsid w:val="00216608"/>
    <w:rsid w:val="00216AE0"/>
    <w:rsid w:val="00216CB7"/>
    <w:rsid w:val="00216D60"/>
    <w:rsid w:val="00217A64"/>
    <w:rsid w:val="00217BB2"/>
    <w:rsid w:val="002201F7"/>
    <w:rsid w:val="00220219"/>
    <w:rsid w:val="002208E7"/>
    <w:rsid w:val="00220E19"/>
    <w:rsid w:val="00221194"/>
    <w:rsid w:val="002211CA"/>
    <w:rsid w:val="00221450"/>
    <w:rsid w:val="00221561"/>
    <w:rsid w:val="00221CC2"/>
    <w:rsid w:val="002220E8"/>
    <w:rsid w:val="0022257D"/>
    <w:rsid w:val="00222751"/>
    <w:rsid w:val="00222C37"/>
    <w:rsid w:val="0022345C"/>
    <w:rsid w:val="0022402A"/>
    <w:rsid w:val="00224313"/>
    <w:rsid w:val="0022444A"/>
    <w:rsid w:val="00224453"/>
    <w:rsid w:val="00224553"/>
    <w:rsid w:val="00224FEA"/>
    <w:rsid w:val="0022501A"/>
    <w:rsid w:val="0022502F"/>
    <w:rsid w:val="002253B5"/>
    <w:rsid w:val="002256B2"/>
    <w:rsid w:val="002256BF"/>
    <w:rsid w:val="002259DF"/>
    <w:rsid w:val="002267CD"/>
    <w:rsid w:val="00226BC1"/>
    <w:rsid w:val="00226E0E"/>
    <w:rsid w:val="00226E61"/>
    <w:rsid w:val="00227319"/>
    <w:rsid w:val="002275F4"/>
    <w:rsid w:val="00227EBE"/>
    <w:rsid w:val="00230076"/>
    <w:rsid w:val="00230178"/>
    <w:rsid w:val="0023039F"/>
    <w:rsid w:val="002303E1"/>
    <w:rsid w:val="002307AB"/>
    <w:rsid w:val="00230C67"/>
    <w:rsid w:val="00230CEE"/>
    <w:rsid w:val="00230F55"/>
    <w:rsid w:val="0023111B"/>
    <w:rsid w:val="002314C9"/>
    <w:rsid w:val="002316BB"/>
    <w:rsid w:val="00232344"/>
    <w:rsid w:val="00232DCB"/>
    <w:rsid w:val="00233154"/>
    <w:rsid w:val="00233346"/>
    <w:rsid w:val="00233583"/>
    <w:rsid w:val="0023379B"/>
    <w:rsid w:val="002338C9"/>
    <w:rsid w:val="00234A80"/>
    <w:rsid w:val="0023524A"/>
    <w:rsid w:val="002352D9"/>
    <w:rsid w:val="00235497"/>
    <w:rsid w:val="002354EF"/>
    <w:rsid w:val="00235605"/>
    <w:rsid w:val="0023591D"/>
    <w:rsid w:val="00235C22"/>
    <w:rsid w:val="00235DC1"/>
    <w:rsid w:val="0023601B"/>
    <w:rsid w:val="002362BD"/>
    <w:rsid w:val="002362CE"/>
    <w:rsid w:val="002362EC"/>
    <w:rsid w:val="0023677D"/>
    <w:rsid w:val="00236817"/>
    <w:rsid w:val="00236A8B"/>
    <w:rsid w:val="00236A8E"/>
    <w:rsid w:val="00236AAA"/>
    <w:rsid w:val="00236F1D"/>
    <w:rsid w:val="002375A4"/>
    <w:rsid w:val="00237760"/>
    <w:rsid w:val="00237B7D"/>
    <w:rsid w:val="00237BB7"/>
    <w:rsid w:val="00237DCD"/>
    <w:rsid w:val="00237E53"/>
    <w:rsid w:val="002400B9"/>
    <w:rsid w:val="002400FF"/>
    <w:rsid w:val="00240D80"/>
    <w:rsid w:val="00241182"/>
    <w:rsid w:val="00241805"/>
    <w:rsid w:val="0024186D"/>
    <w:rsid w:val="00242158"/>
    <w:rsid w:val="0024244E"/>
    <w:rsid w:val="002424AE"/>
    <w:rsid w:val="0024257A"/>
    <w:rsid w:val="002428F0"/>
    <w:rsid w:val="00242987"/>
    <w:rsid w:val="002429D4"/>
    <w:rsid w:val="00242C5C"/>
    <w:rsid w:val="00242C99"/>
    <w:rsid w:val="00242E24"/>
    <w:rsid w:val="00242F5C"/>
    <w:rsid w:val="0024330D"/>
    <w:rsid w:val="002434B9"/>
    <w:rsid w:val="00243748"/>
    <w:rsid w:val="002437E3"/>
    <w:rsid w:val="00243824"/>
    <w:rsid w:val="002439AC"/>
    <w:rsid w:val="00243A73"/>
    <w:rsid w:val="00243B46"/>
    <w:rsid w:val="002446DC"/>
    <w:rsid w:val="00244B4F"/>
    <w:rsid w:val="00244C49"/>
    <w:rsid w:val="00244EED"/>
    <w:rsid w:val="002450C8"/>
    <w:rsid w:val="00245107"/>
    <w:rsid w:val="00245122"/>
    <w:rsid w:val="002455E7"/>
    <w:rsid w:val="0024592E"/>
    <w:rsid w:val="00245974"/>
    <w:rsid w:val="00245B92"/>
    <w:rsid w:val="00245E36"/>
    <w:rsid w:val="00245E8E"/>
    <w:rsid w:val="00246085"/>
    <w:rsid w:val="002460D1"/>
    <w:rsid w:val="002461F8"/>
    <w:rsid w:val="0024622F"/>
    <w:rsid w:val="002462C4"/>
    <w:rsid w:val="002466FD"/>
    <w:rsid w:val="00246966"/>
    <w:rsid w:val="00246967"/>
    <w:rsid w:val="00246BA3"/>
    <w:rsid w:val="00246FEB"/>
    <w:rsid w:val="00247259"/>
    <w:rsid w:val="00247866"/>
    <w:rsid w:val="00247B76"/>
    <w:rsid w:val="00247B81"/>
    <w:rsid w:val="00247CED"/>
    <w:rsid w:val="00247F5E"/>
    <w:rsid w:val="002500D1"/>
    <w:rsid w:val="002501CF"/>
    <w:rsid w:val="002504CA"/>
    <w:rsid w:val="00250A85"/>
    <w:rsid w:val="00250EDE"/>
    <w:rsid w:val="00250F48"/>
    <w:rsid w:val="00250FD6"/>
    <w:rsid w:val="00251064"/>
    <w:rsid w:val="0025125C"/>
    <w:rsid w:val="002517D9"/>
    <w:rsid w:val="00251AFC"/>
    <w:rsid w:val="00251C17"/>
    <w:rsid w:val="00251CDD"/>
    <w:rsid w:val="00252163"/>
    <w:rsid w:val="00252550"/>
    <w:rsid w:val="002528BC"/>
    <w:rsid w:val="00252C3D"/>
    <w:rsid w:val="00252C67"/>
    <w:rsid w:val="002530BA"/>
    <w:rsid w:val="00253115"/>
    <w:rsid w:val="00253420"/>
    <w:rsid w:val="002536C5"/>
    <w:rsid w:val="00253C30"/>
    <w:rsid w:val="00253DC5"/>
    <w:rsid w:val="00253E7C"/>
    <w:rsid w:val="0025418A"/>
    <w:rsid w:val="002546B3"/>
    <w:rsid w:val="002548C2"/>
    <w:rsid w:val="00254D65"/>
    <w:rsid w:val="00254E4D"/>
    <w:rsid w:val="00254F56"/>
    <w:rsid w:val="00255EE5"/>
    <w:rsid w:val="00256244"/>
    <w:rsid w:val="0025634B"/>
    <w:rsid w:val="00256632"/>
    <w:rsid w:val="00256CB7"/>
    <w:rsid w:val="002571F0"/>
    <w:rsid w:val="0025724B"/>
    <w:rsid w:val="00257692"/>
    <w:rsid w:val="00257917"/>
    <w:rsid w:val="00257962"/>
    <w:rsid w:val="00260034"/>
    <w:rsid w:val="00260957"/>
    <w:rsid w:val="00261A43"/>
    <w:rsid w:val="00261CFD"/>
    <w:rsid w:val="00261E7E"/>
    <w:rsid w:val="002620D6"/>
    <w:rsid w:val="002627BD"/>
    <w:rsid w:val="002627F3"/>
    <w:rsid w:val="00263143"/>
    <w:rsid w:val="00263420"/>
    <w:rsid w:val="00263E49"/>
    <w:rsid w:val="002641E4"/>
    <w:rsid w:val="00264365"/>
    <w:rsid w:val="0026482C"/>
    <w:rsid w:val="00264CA9"/>
    <w:rsid w:val="00264D4C"/>
    <w:rsid w:val="002653AF"/>
    <w:rsid w:val="00265838"/>
    <w:rsid w:val="00265E63"/>
    <w:rsid w:val="002663E9"/>
    <w:rsid w:val="00266426"/>
    <w:rsid w:val="0026647A"/>
    <w:rsid w:val="002664AA"/>
    <w:rsid w:val="00266600"/>
    <w:rsid w:val="00266772"/>
    <w:rsid w:val="00266912"/>
    <w:rsid w:val="00266FEB"/>
    <w:rsid w:val="00267221"/>
    <w:rsid w:val="0026731C"/>
    <w:rsid w:val="002673C3"/>
    <w:rsid w:val="0026753A"/>
    <w:rsid w:val="00267A93"/>
    <w:rsid w:val="00267BB7"/>
    <w:rsid w:val="00267C99"/>
    <w:rsid w:val="00267CF5"/>
    <w:rsid w:val="00267E70"/>
    <w:rsid w:val="00270224"/>
    <w:rsid w:val="0027025F"/>
    <w:rsid w:val="002702D8"/>
    <w:rsid w:val="002702E6"/>
    <w:rsid w:val="002704D9"/>
    <w:rsid w:val="00270E97"/>
    <w:rsid w:val="00270F7E"/>
    <w:rsid w:val="00270FFD"/>
    <w:rsid w:val="002710BA"/>
    <w:rsid w:val="00271289"/>
    <w:rsid w:val="002713BD"/>
    <w:rsid w:val="002715AC"/>
    <w:rsid w:val="0027178F"/>
    <w:rsid w:val="00271A0D"/>
    <w:rsid w:val="00271FAD"/>
    <w:rsid w:val="00272331"/>
    <w:rsid w:val="0027236D"/>
    <w:rsid w:val="002724A6"/>
    <w:rsid w:val="0027285A"/>
    <w:rsid w:val="00272DCA"/>
    <w:rsid w:val="00273033"/>
    <w:rsid w:val="002732D1"/>
    <w:rsid w:val="00273A62"/>
    <w:rsid w:val="00273AA8"/>
    <w:rsid w:val="00273E3B"/>
    <w:rsid w:val="00273EB3"/>
    <w:rsid w:val="002743A9"/>
    <w:rsid w:val="002746D9"/>
    <w:rsid w:val="00274994"/>
    <w:rsid w:val="00274A29"/>
    <w:rsid w:val="00274B61"/>
    <w:rsid w:val="00274F3E"/>
    <w:rsid w:val="00274FA0"/>
    <w:rsid w:val="00275198"/>
    <w:rsid w:val="002755E1"/>
    <w:rsid w:val="00276B0F"/>
    <w:rsid w:val="002775D3"/>
    <w:rsid w:val="002776A0"/>
    <w:rsid w:val="00277726"/>
    <w:rsid w:val="00277885"/>
    <w:rsid w:val="00277CDF"/>
    <w:rsid w:val="00277FC0"/>
    <w:rsid w:val="00280F2E"/>
    <w:rsid w:val="0028100C"/>
    <w:rsid w:val="002812AB"/>
    <w:rsid w:val="00281801"/>
    <w:rsid w:val="00281B3C"/>
    <w:rsid w:val="00281E27"/>
    <w:rsid w:val="00281F13"/>
    <w:rsid w:val="00281F6F"/>
    <w:rsid w:val="00281FA6"/>
    <w:rsid w:val="0028224E"/>
    <w:rsid w:val="002826F2"/>
    <w:rsid w:val="00282B4C"/>
    <w:rsid w:val="00282F93"/>
    <w:rsid w:val="0028355C"/>
    <w:rsid w:val="00283DFF"/>
    <w:rsid w:val="002840C5"/>
    <w:rsid w:val="00284395"/>
    <w:rsid w:val="002844E7"/>
    <w:rsid w:val="00284642"/>
    <w:rsid w:val="0028539C"/>
    <w:rsid w:val="002855C4"/>
    <w:rsid w:val="00285A78"/>
    <w:rsid w:val="0028612E"/>
    <w:rsid w:val="002863B4"/>
    <w:rsid w:val="002867F2"/>
    <w:rsid w:val="002868F7"/>
    <w:rsid w:val="00287449"/>
    <w:rsid w:val="00287633"/>
    <w:rsid w:val="002876C0"/>
    <w:rsid w:val="002879CA"/>
    <w:rsid w:val="00290704"/>
    <w:rsid w:val="00290773"/>
    <w:rsid w:val="00290A43"/>
    <w:rsid w:val="002914B2"/>
    <w:rsid w:val="00291568"/>
    <w:rsid w:val="00291758"/>
    <w:rsid w:val="00291940"/>
    <w:rsid w:val="00291942"/>
    <w:rsid w:val="00291CD2"/>
    <w:rsid w:val="002921D1"/>
    <w:rsid w:val="0029258D"/>
    <w:rsid w:val="002927FF"/>
    <w:rsid w:val="00292BB8"/>
    <w:rsid w:val="0029369F"/>
    <w:rsid w:val="002938CC"/>
    <w:rsid w:val="00293D00"/>
    <w:rsid w:val="0029411F"/>
    <w:rsid w:val="0029430A"/>
    <w:rsid w:val="00294528"/>
    <w:rsid w:val="002946EC"/>
    <w:rsid w:val="002946F4"/>
    <w:rsid w:val="002946F5"/>
    <w:rsid w:val="002947D2"/>
    <w:rsid w:val="002951EF"/>
    <w:rsid w:val="00295415"/>
    <w:rsid w:val="00295785"/>
    <w:rsid w:val="002957F7"/>
    <w:rsid w:val="0029592B"/>
    <w:rsid w:val="00295A90"/>
    <w:rsid w:val="00295A96"/>
    <w:rsid w:val="002961F6"/>
    <w:rsid w:val="0029648E"/>
    <w:rsid w:val="002967D2"/>
    <w:rsid w:val="00297229"/>
    <w:rsid w:val="0029731C"/>
    <w:rsid w:val="00297C21"/>
    <w:rsid w:val="00297C5F"/>
    <w:rsid w:val="00297DD2"/>
    <w:rsid w:val="002A053A"/>
    <w:rsid w:val="002A0654"/>
    <w:rsid w:val="002A07C3"/>
    <w:rsid w:val="002A0A68"/>
    <w:rsid w:val="002A0B18"/>
    <w:rsid w:val="002A1085"/>
    <w:rsid w:val="002A129F"/>
    <w:rsid w:val="002A1529"/>
    <w:rsid w:val="002A15E9"/>
    <w:rsid w:val="002A1802"/>
    <w:rsid w:val="002A190C"/>
    <w:rsid w:val="002A209F"/>
    <w:rsid w:val="002A20FD"/>
    <w:rsid w:val="002A22DB"/>
    <w:rsid w:val="002A25E9"/>
    <w:rsid w:val="002A2996"/>
    <w:rsid w:val="002A2D57"/>
    <w:rsid w:val="002A2D7A"/>
    <w:rsid w:val="002A3184"/>
    <w:rsid w:val="002A320D"/>
    <w:rsid w:val="002A329B"/>
    <w:rsid w:val="002A35FC"/>
    <w:rsid w:val="002A3D6A"/>
    <w:rsid w:val="002A45E2"/>
    <w:rsid w:val="002A4904"/>
    <w:rsid w:val="002A492D"/>
    <w:rsid w:val="002A4B71"/>
    <w:rsid w:val="002A4BB9"/>
    <w:rsid w:val="002A4C19"/>
    <w:rsid w:val="002A4D8C"/>
    <w:rsid w:val="002A4E69"/>
    <w:rsid w:val="002A5149"/>
    <w:rsid w:val="002A54B5"/>
    <w:rsid w:val="002A555E"/>
    <w:rsid w:val="002A564F"/>
    <w:rsid w:val="002A58BE"/>
    <w:rsid w:val="002A6135"/>
    <w:rsid w:val="002A6277"/>
    <w:rsid w:val="002A6705"/>
    <w:rsid w:val="002A6BB2"/>
    <w:rsid w:val="002A6D6C"/>
    <w:rsid w:val="002A6E89"/>
    <w:rsid w:val="002A71E3"/>
    <w:rsid w:val="002A733F"/>
    <w:rsid w:val="002A7407"/>
    <w:rsid w:val="002A7537"/>
    <w:rsid w:val="002A7603"/>
    <w:rsid w:val="002A7793"/>
    <w:rsid w:val="002A78EB"/>
    <w:rsid w:val="002A7931"/>
    <w:rsid w:val="002B04D7"/>
    <w:rsid w:val="002B061A"/>
    <w:rsid w:val="002B0864"/>
    <w:rsid w:val="002B09DC"/>
    <w:rsid w:val="002B0C78"/>
    <w:rsid w:val="002B0F5A"/>
    <w:rsid w:val="002B1178"/>
    <w:rsid w:val="002B11D9"/>
    <w:rsid w:val="002B12E9"/>
    <w:rsid w:val="002B13C8"/>
    <w:rsid w:val="002B172A"/>
    <w:rsid w:val="002B175E"/>
    <w:rsid w:val="002B1837"/>
    <w:rsid w:val="002B1ACD"/>
    <w:rsid w:val="002B1E33"/>
    <w:rsid w:val="002B1E6E"/>
    <w:rsid w:val="002B20CA"/>
    <w:rsid w:val="002B2A70"/>
    <w:rsid w:val="002B2A78"/>
    <w:rsid w:val="002B2D21"/>
    <w:rsid w:val="002B2ED1"/>
    <w:rsid w:val="002B31B9"/>
    <w:rsid w:val="002B35E6"/>
    <w:rsid w:val="002B35F0"/>
    <w:rsid w:val="002B3C3A"/>
    <w:rsid w:val="002B3D86"/>
    <w:rsid w:val="002B4044"/>
    <w:rsid w:val="002B4053"/>
    <w:rsid w:val="002B40FC"/>
    <w:rsid w:val="002B416C"/>
    <w:rsid w:val="002B43F9"/>
    <w:rsid w:val="002B46FA"/>
    <w:rsid w:val="002B4962"/>
    <w:rsid w:val="002B4BD6"/>
    <w:rsid w:val="002B4C14"/>
    <w:rsid w:val="002B55D4"/>
    <w:rsid w:val="002B55D6"/>
    <w:rsid w:val="002B59E1"/>
    <w:rsid w:val="002B5B03"/>
    <w:rsid w:val="002B5D06"/>
    <w:rsid w:val="002B64AC"/>
    <w:rsid w:val="002B65EA"/>
    <w:rsid w:val="002B66D5"/>
    <w:rsid w:val="002B68D8"/>
    <w:rsid w:val="002B69F9"/>
    <w:rsid w:val="002B6E7C"/>
    <w:rsid w:val="002B7B29"/>
    <w:rsid w:val="002B7EA8"/>
    <w:rsid w:val="002B7EAF"/>
    <w:rsid w:val="002C0329"/>
    <w:rsid w:val="002C041C"/>
    <w:rsid w:val="002C04E3"/>
    <w:rsid w:val="002C100F"/>
    <w:rsid w:val="002C112C"/>
    <w:rsid w:val="002C1178"/>
    <w:rsid w:val="002C1A5A"/>
    <w:rsid w:val="002C1C21"/>
    <w:rsid w:val="002C2091"/>
    <w:rsid w:val="002C25C5"/>
    <w:rsid w:val="002C25F3"/>
    <w:rsid w:val="002C2628"/>
    <w:rsid w:val="002C2776"/>
    <w:rsid w:val="002C2DEF"/>
    <w:rsid w:val="002C2F19"/>
    <w:rsid w:val="002C3453"/>
    <w:rsid w:val="002C3596"/>
    <w:rsid w:val="002C3CAC"/>
    <w:rsid w:val="002C3FDA"/>
    <w:rsid w:val="002C4185"/>
    <w:rsid w:val="002C4363"/>
    <w:rsid w:val="002C45A1"/>
    <w:rsid w:val="002C4615"/>
    <w:rsid w:val="002C4A00"/>
    <w:rsid w:val="002C4C22"/>
    <w:rsid w:val="002C4DDC"/>
    <w:rsid w:val="002C5234"/>
    <w:rsid w:val="002C5271"/>
    <w:rsid w:val="002C5689"/>
    <w:rsid w:val="002C579A"/>
    <w:rsid w:val="002C5952"/>
    <w:rsid w:val="002C5D22"/>
    <w:rsid w:val="002C5F49"/>
    <w:rsid w:val="002C6056"/>
    <w:rsid w:val="002C6104"/>
    <w:rsid w:val="002C67D6"/>
    <w:rsid w:val="002C704D"/>
    <w:rsid w:val="002C7F06"/>
    <w:rsid w:val="002C7FB0"/>
    <w:rsid w:val="002D015C"/>
    <w:rsid w:val="002D0185"/>
    <w:rsid w:val="002D03FA"/>
    <w:rsid w:val="002D05A0"/>
    <w:rsid w:val="002D07AC"/>
    <w:rsid w:val="002D07BC"/>
    <w:rsid w:val="002D0828"/>
    <w:rsid w:val="002D08A2"/>
    <w:rsid w:val="002D0955"/>
    <w:rsid w:val="002D0D78"/>
    <w:rsid w:val="002D0F58"/>
    <w:rsid w:val="002D10DE"/>
    <w:rsid w:val="002D114F"/>
    <w:rsid w:val="002D120D"/>
    <w:rsid w:val="002D1539"/>
    <w:rsid w:val="002D1A90"/>
    <w:rsid w:val="002D273C"/>
    <w:rsid w:val="002D274B"/>
    <w:rsid w:val="002D2A93"/>
    <w:rsid w:val="002D2C33"/>
    <w:rsid w:val="002D2C80"/>
    <w:rsid w:val="002D2D67"/>
    <w:rsid w:val="002D3424"/>
    <w:rsid w:val="002D384C"/>
    <w:rsid w:val="002D3AC9"/>
    <w:rsid w:val="002D3AEC"/>
    <w:rsid w:val="002D3DEC"/>
    <w:rsid w:val="002D405F"/>
    <w:rsid w:val="002D4769"/>
    <w:rsid w:val="002D4864"/>
    <w:rsid w:val="002D4DA6"/>
    <w:rsid w:val="002D5661"/>
    <w:rsid w:val="002D599F"/>
    <w:rsid w:val="002D5A98"/>
    <w:rsid w:val="002D5E1A"/>
    <w:rsid w:val="002D5E98"/>
    <w:rsid w:val="002D687D"/>
    <w:rsid w:val="002D6B72"/>
    <w:rsid w:val="002D6CA4"/>
    <w:rsid w:val="002D6CC1"/>
    <w:rsid w:val="002D7392"/>
    <w:rsid w:val="002D7416"/>
    <w:rsid w:val="002D751C"/>
    <w:rsid w:val="002D7A1A"/>
    <w:rsid w:val="002D7B65"/>
    <w:rsid w:val="002D7BE3"/>
    <w:rsid w:val="002D7D68"/>
    <w:rsid w:val="002E0853"/>
    <w:rsid w:val="002E11CE"/>
    <w:rsid w:val="002E12E9"/>
    <w:rsid w:val="002E14CA"/>
    <w:rsid w:val="002E1CDF"/>
    <w:rsid w:val="002E1E90"/>
    <w:rsid w:val="002E209A"/>
    <w:rsid w:val="002E2271"/>
    <w:rsid w:val="002E2A40"/>
    <w:rsid w:val="002E2B85"/>
    <w:rsid w:val="002E3188"/>
    <w:rsid w:val="002E3337"/>
    <w:rsid w:val="002E3622"/>
    <w:rsid w:val="002E3BC5"/>
    <w:rsid w:val="002E40AD"/>
    <w:rsid w:val="002E4AA5"/>
    <w:rsid w:val="002E4B08"/>
    <w:rsid w:val="002E5367"/>
    <w:rsid w:val="002E56EF"/>
    <w:rsid w:val="002E5A21"/>
    <w:rsid w:val="002E5AA0"/>
    <w:rsid w:val="002E5B3A"/>
    <w:rsid w:val="002E6C96"/>
    <w:rsid w:val="002E7802"/>
    <w:rsid w:val="002E7979"/>
    <w:rsid w:val="002E7BD3"/>
    <w:rsid w:val="002F0655"/>
    <w:rsid w:val="002F09B4"/>
    <w:rsid w:val="002F0A58"/>
    <w:rsid w:val="002F0C91"/>
    <w:rsid w:val="002F1617"/>
    <w:rsid w:val="002F17FA"/>
    <w:rsid w:val="002F1F3C"/>
    <w:rsid w:val="002F1F57"/>
    <w:rsid w:val="002F208C"/>
    <w:rsid w:val="002F2177"/>
    <w:rsid w:val="002F255B"/>
    <w:rsid w:val="002F2744"/>
    <w:rsid w:val="002F2BD4"/>
    <w:rsid w:val="002F2D24"/>
    <w:rsid w:val="002F335B"/>
    <w:rsid w:val="002F335F"/>
    <w:rsid w:val="002F34E7"/>
    <w:rsid w:val="002F3E86"/>
    <w:rsid w:val="002F4096"/>
    <w:rsid w:val="002F4485"/>
    <w:rsid w:val="002F4BA2"/>
    <w:rsid w:val="002F4C17"/>
    <w:rsid w:val="002F542E"/>
    <w:rsid w:val="002F59B4"/>
    <w:rsid w:val="002F5DF4"/>
    <w:rsid w:val="002F5E05"/>
    <w:rsid w:val="002F6047"/>
    <w:rsid w:val="002F61B4"/>
    <w:rsid w:val="002F635B"/>
    <w:rsid w:val="002F6D5B"/>
    <w:rsid w:val="002F7790"/>
    <w:rsid w:val="002F7822"/>
    <w:rsid w:val="002F78DE"/>
    <w:rsid w:val="0030009D"/>
    <w:rsid w:val="003002E2"/>
    <w:rsid w:val="0030035F"/>
    <w:rsid w:val="0030059D"/>
    <w:rsid w:val="00300658"/>
    <w:rsid w:val="003009BC"/>
    <w:rsid w:val="00300D29"/>
    <w:rsid w:val="0030123D"/>
    <w:rsid w:val="003018B7"/>
    <w:rsid w:val="00301F93"/>
    <w:rsid w:val="003021CD"/>
    <w:rsid w:val="003022C8"/>
    <w:rsid w:val="00302B6E"/>
    <w:rsid w:val="00302BF6"/>
    <w:rsid w:val="003031FA"/>
    <w:rsid w:val="003032A1"/>
    <w:rsid w:val="00304065"/>
    <w:rsid w:val="00304250"/>
    <w:rsid w:val="003042C6"/>
    <w:rsid w:val="00304C0E"/>
    <w:rsid w:val="003051A3"/>
    <w:rsid w:val="0030543E"/>
    <w:rsid w:val="00305700"/>
    <w:rsid w:val="003058E4"/>
    <w:rsid w:val="003061F7"/>
    <w:rsid w:val="003065FF"/>
    <w:rsid w:val="003066A9"/>
    <w:rsid w:val="003068C0"/>
    <w:rsid w:val="00306A39"/>
    <w:rsid w:val="00306AC4"/>
    <w:rsid w:val="003071E1"/>
    <w:rsid w:val="00307219"/>
    <w:rsid w:val="003072AC"/>
    <w:rsid w:val="00307912"/>
    <w:rsid w:val="00307A1D"/>
    <w:rsid w:val="00307AE2"/>
    <w:rsid w:val="00307C37"/>
    <w:rsid w:val="00307CCC"/>
    <w:rsid w:val="00307E1E"/>
    <w:rsid w:val="00310021"/>
    <w:rsid w:val="0031017F"/>
    <w:rsid w:val="0031028B"/>
    <w:rsid w:val="00310E3D"/>
    <w:rsid w:val="00310FBF"/>
    <w:rsid w:val="003112C6"/>
    <w:rsid w:val="00311648"/>
    <w:rsid w:val="003116EA"/>
    <w:rsid w:val="00311E10"/>
    <w:rsid w:val="00311E6B"/>
    <w:rsid w:val="0031240D"/>
    <w:rsid w:val="0031254E"/>
    <w:rsid w:val="00312563"/>
    <w:rsid w:val="0031288B"/>
    <w:rsid w:val="00312A25"/>
    <w:rsid w:val="00312B1E"/>
    <w:rsid w:val="00312B7F"/>
    <w:rsid w:val="00312CE1"/>
    <w:rsid w:val="00312EFD"/>
    <w:rsid w:val="00313286"/>
    <w:rsid w:val="0031358E"/>
    <w:rsid w:val="00313674"/>
    <w:rsid w:val="0031368A"/>
    <w:rsid w:val="00313909"/>
    <w:rsid w:val="0031397E"/>
    <w:rsid w:val="00313E8F"/>
    <w:rsid w:val="00313FB9"/>
    <w:rsid w:val="0031430E"/>
    <w:rsid w:val="003147FD"/>
    <w:rsid w:val="00314C9E"/>
    <w:rsid w:val="00314D5F"/>
    <w:rsid w:val="00315023"/>
    <w:rsid w:val="00315235"/>
    <w:rsid w:val="00315997"/>
    <w:rsid w:val="003159B7"/>
    <w:rsid w:val="00315AB9"/>
    <w:rsid w:val="00315C58"/>
    <w:rsid w:val="00315E65"/>
    <w:rsid w:val="00315E7D"/>
    <w:rsid w:val="0031636A"/>
    <w:rsid w:val="00317384"/>
    <w:rsid w:val="003175F6"/>
    <w:rsid w:val="0031773D"/>
    <w:rsid w:val="003200DB"/>
    <w:rsid w:val="00320197"/>
    <w:rsid w:val="00320453"/>
    <w:rsid w:val="003204AF"/>
    <w:rsid w:val="003207F5"/>
    <w:rsid w:val="00320829"/>
    <w:rsid w:val="00320995"/>
    <w:rsid w:val="003209A6"/>
    <w:rsid w:val="003210C6"/>
    <w:rsid w:val="0032114F"/>
    <w:rsid w:val="00321164"/>
    <w:rsid w:val="00321A8B"/>
    <w:rsid w:val="00321D4D"/>
    <w:rsid w:val="0032266D"/>
    <w:rsid w:val="00322C3F"/>
    <w:rsid w:val="00322EDF"/>
    <w:rsid w:val="003230D2"/>
    <w:rsid w:val="003231CE"/>
    <w:rsid w:val="0032378E"/>
    <w:rsid w:val="003238E3"/>
    <w:rsid w:val="00323A73"/>
    <w:rsid w:val="00323AE0"/>
    <w:rsid w:val="00323BB3"/>
    <w:rsid w:val="00323ECF"/>
    <w:rsid w:val="00323F35"/>
    <w:rsid w:val="003243ED"/>
    <w:rsid w:val="00324852"/>
    <w:rsid w:val="00325094"/>
    <w:rsid w:val="00325671"/>
    <w:rsid w:val="00325EE3"/>
    <w:rsid w:val="003260A7"/>
    <w:rsid w:val="003261F4"/>
    <w:rsid w:val="003264CD"/>
    <w:rsid w:val="00326549"/>
    <w:rsid w:val="00326735"/>
    <w:rsid w:val="003267F9"/>
    <w:rsid w:val="0032694F"/>
    <w:rsid w:val="00326BE8"/>
    <w:rsid w:val="00327132"/>
    <w:rsid w:val="00327284"/>
    <w:rsid w:val="003278BC"/>
    <w:rsid w:val="00327C9B"/>
    <w:rsid w:val="00330214"/>
    <w:rsid w:val="003304AB"/>
    <w:rsid w:val="00330BF5"/>
    <w:rsid w:val="00330F12"/>
    <w:rsid w:val="00331D1C"/>
    <w:rsid w:val="00331FFB"/>
    <w:rsid w:val="00332F41"/>
    <w:rsid w:val="00333333"/>
    <w:rsid w:val="003336FF"/>
    <w:rsid w:val="00333830"/>
    <w:rsid w:val="00333CE2"/>
    <w:rsid w:val="00333DB5"/>
    <w:rsid w:val="00334159"/>
    <w:rsid w:val="00334209"/>
    <w:rsid w:val="0033447A"/>
    <w:rsid w:val="0033448D"/>
    <w:rsid w:val="003347D3"/>
    <w:rsid w:val="003348AD"/>
    <w:rsid w:val="00334EDA"/>
    <w:rsid w:val="003350A7"/>
    <w:rsid w:val="00335125"/>
    <w:rsid w:val="00335851"/>
    <w:rsid w:val="00335A82"/>
    <w:rsid w:val="00335B4C"/>
    <w:rsid w:val="003360DE"/>
    <w:rsid w:val="003364CD"/>
    <w:rsid w:val="003365ED"/>
    <w:rsid w:val="003366B8"/>
    <w:rsid w:val="00336762"/>
    <w:rsid w:val="0033684C"/>
    <w:rsid w:val="00336B9F"/>
    <w:rsid w:val="00336CB8"/>
    <w:rsid w:val="00336DBF"/>
    <w:rsid w:val="003370DA"/>
    <w:rsid w:val="003379DD"/>
    <w:rsid w:val="003379EF"/>
    <w:rsid w:val="003401F7"/>
    <w:rsid w:val="003404F1"/>
    <w:rsid w:val="0034080B"/>
    <w:rsid w:val="00340C30"/>
    <w:rsid w:val="00340C95"/>
    <w:rsid w:val="003414CE"/>
    <w:rsid w:val="003417AB"/>
    <w:rsid w:val="00341A91"/>
    <w:rsid w:val="00341AF7"/>
    <w:rsid w:val="00341C24"/>
    <w:rsid w:val="00341D8C"/>
    <w:rsid w:val="0034204B"/>
    <w:rsid w:val="00342389"/>
    <w:rsid w:val="00342695"/>
    <w:rsid w:val="003427B8"/>
    <w:rsid w:val="00342A60"/>
    <w:rsid w:val="0034321C"/>
    <w:rsid w:val="00343B17"/>
    <w:rsid w:val="00344ABA"/>
    <w:rsid w:val="00344E1C"/>
    <w:rsid w:val="00344FE0"/>
    <w:rsid w:val="00345422"/>
    <w:rsid w:val="0034555B"/>
    <w:rsid w:val="003456E5"/>
    <w:rsid w:val="003461B1"/>
    <w:rsid w:val="003462A3"/>
    <w:rsid w:val="0034693E"/>
    <w:rsid w:val="003472F5"/>
    <w:rsid w:val="003473F5"/>
    <w:rsid w:val="0034764F"/>
    <w:rsid w:val="0034765C"/>
    <w:rsid w:val="00347911"/>
    <w:rsid w:val="0035055A"/>
    <w:rsid w:val="00350C13"/>
    <w:rsid w:val="0035122C"/>
    <w:rsid w:val="00351302"/>
    <w:rsid w:val="00351408"/>
    <w:rsid w:val="003519B1"/>
    <w:rsid w:val="00351ABC"/>
    <w:rsid w:val="00351C75"/>
    <w:rsid w:val="00351FC9"/>
    <w:rsid w:val="003520D9"/>
    <w:rsid w:val="003520ED"/>
    <w:rsid w:val="00352301"/>
    <w:rsid w:val="00352657"/>
    <w:rsid w:val="0035267B"/>
    <w:rsid w:val="0035332A"/>
    <w:rsid w:val="003539C6"/>
    <w:rsid w:val="00353FB3"/>
    <w:rsid w:val="003540A1"/>
    <w:rsid w:val="003540CE"/>
    <w:rsid w:val="003542EE"/>
    <w:rsid w:val="00354510"/>
    <w:rsid w:val="00354A2C"/>
    <w:rsid w:val="00354A6D"/>
    <w:rsid w:val="00354AE9"/>
    <w:rsid w:val="00354EAE"/>
    <w:rsid w:val="00354F37"/>
    <w:rsid w:val="00355301"/>
    <w:rsid w:val="0035594A"/>
    <w:rsid w:val="00356382"/>
    <w:rsid w:val="003563DD"/>
    <w:rsid w:val="0035643E"/>
    <w:rsid w:val="00356803"/>
    <w:rsid w:val="00356AE9"/>
    <w:rsid w:val="00356C80"/>
    <w:rsid w:val="00357778"/>
    <w:rsid w:val="003579C7"/>
    <w:rsid w:val="00357DA7"/>
    <w:rsid w:val="00360270"/>
    <w:rsid w:val="00360395"/>
    <w:rsid w:val="00360780"/>
    <w:rsid w:val="00360A78"/>
    <w:rsid w:val="00360B2C"/>
    <w:rsid w:val="00360BFC"/>
    <w:rsid w:val="00360D0C"/>
    <w:rsid w:val="00360DFF"/>
    <w:rsid w:val="003612F6"/>
    <w:rsid w:val="00361364"/>
    <w:rsid w:val="00361614"/>
    <w:rsid w:val="00361B1B"/>
    <w:rsid w:val="00361C2C"/>
    <w:rsid w:val="00361D13"/>
    <w:rsid w:val="00361ED5"/>
    <w:rsid w:val="00361F9E"/>
    <w:rsid w:val="00362717"/>
    <w:rsid w:val="00362A22"/>
    <w:rsid w:val="00362FA7"/>
    <w:rsid w:val="003630E7"/>
    <w:rsid w:val="00363236"/>
    <w:rsid w:val="0036326F"/>
    <w:rsid w:val="00363522"/>
    <w:rsid w:val="00363BD1"/>
    <w:rsid w:val="00363FD3"/>
    <w:rsid w:val="003642AF"/>
    <w:rsid w:val="0036489C"/>
    <w:rsid w:val="00364AF0"/>
    <w:rsid w:val="0036514D"/>
    <w:rsid w:val="00365252"/>
    <w:rsid w:val="003652D2"/>
    <w:rsid w:val="0036531A"/>
    <w:rsid w:val="00365503"/>
    <w:rsid w:val="00365BF2"/>
    <w:rsid w:val="00365D49"/>
    <w:rsid w:val="00365E66"/>
    <w:rsid w:val="00366E16"/>
    <w:rsid w:val="00366FE0"/>
    <w:rsid w:val="00366FFB"/>
    <w:rsid w:val="003674DF"/>
    <w:rsid w:val="003676A9"/>
    <w:rsid w:val="003677FF"/>
    <w:rsid w:val="00367A8B"/>
    <w:rsid w:val="00367D31"/>
    <w:rsid w:val="00367D91"/>
    <w:rsid w:val="003702AF"/>
    <w:rsid w:val="00370338"/>
    <w:rsid w:val="0037034F"/>
    <w:rsid w:val="00370C66"/>
    <w:rsid w:val="003719AE"/>
    <w:rsid w:val="00371D9B"/>
    <w:rsid w:val="00371F62"/>
    <w:rsid w:val="0037218F"/>
    <w:rsid w:val="0037272A"/>
    <w:rsid w:val="00372A94"/>
    <w:rsid w:val="00372C9F"/>
    <w:rsid w:val="003733B7"/>
    <w:rsid w:val="003734D6"/>
    <w:rsid w:val="00373585"/>
    <w:rsid w:val="00373698"/>
    <w:rsid w:val="0037377E"/>
    <w:rsid w:val="00373863"/>
    <w:rsid w:val="0037471D"/>
    <w:rsid w:val="003749C6"/>
    <w:rsid w:val="003749DA"/>
    <w:rsid w:val="00374A36"/>
    <w:rsid w:val="00374D49"/>
    <w:rsid w:val="00374EAE"/>
    <w:rsid w:val="00374F16"/>
    <w:rsid w:val="00375177"/>
    <w:rsid w:val="00375212"/>
    <w:rsid w:val="00375EDC"/>
    <w:rsid w:val="003763F1"/>
    <w:rsid w:val="00376401"/>
    <w:rsid w:val="003766D2"/>
    <w:rsid w:val="003767FC"/>
    <w:rsid w:val="00376952"/>
    <w:rsid w:val="00376A4B"/>
    <w:rsid w:val="00376BBE"/>
    <w:rsid w:val="00376C1D"/>
    <w:rsid w:val="00376E45"/>
    <w:rsid w:val="0037716E"/>
    <w:rsid w:val="00377451"/>
    <w:rsid w:val="003778D9"/>
    <w:rsid w:val="00377A0D"/>
    <w:rsid w:val="00377B7D"/>
    <w:rsid w:val="00380399"/>
    <w:rsid w:val="003804BF"/>
    <w:rsid w:val="00380C25"/>
    <w:rsid w:val="00380F22"/>
    <w:rsid w:val="00381475"/>
    <w:rsid w:val="003815EB"/>
    <w:rsid w:val="0038178D"/>
    <w:rsid w:val="00381836"/>
    <w:rsid w:val="00381A9B"/>
    <w:rsid w:val="00381AF7"/>
    <w:rsid w:val="00381D45"/>
    <w:rsid w:val="00381F8F"/>
    <w:rsid w:val="003820CC"/>
    <w:rsid w:val="00382333"/>
    <w:rsid w:val="00382A65"/>
    <w:rsid w:val="00382B36"/>
    <w:rsid w:val="0038311E"/>
    <w:rsid w:val="003836FC"/>
    <w:rsid w:val="00383CAE"/>
    <w:rsid w:val="00383EAF"/>
    <w:rsid w:val="00383FAE"/>
    <w:rsid w:val="00383FEB"/>
    <w:rsid w:val="0038413A"/>
    <w:rsid w:val="00384749"/>
    <w:rsid w:val="00384F1E"/>
    <w:rsid w:val="00385405"/>
    <w:rsid w:val="00385809"/>
    <w:rsid w:val="003859E4"/>
    <w:rsid w:val="00385FAB"/>
    <w:rsid w:val="00386460"/>
    <w:rsid w:val="00386472"/>
    <w:rsid w:val="0038693A"/>
    <w:rsid w:val="00386D6A"/>
    <w:rsid w:val="003870D2"/>
    <w:rsid w:val="00387123"/>
    <w:rsid w:val="0038760E"/>
    <w:rsid w:val="00387F22"/>
    <w:rsid w:val="003904A2"/>
    <w:rsid w:val="0039073F"/>
    <w:rsid w:val="00391DB5"/>
    <w:rsid w:val="00391F29"/>
    <w:rsid w:val="00391F32"/>
    <w:rsid w:val="00392156"/>
    <w:rsid w:val="00392308"/>
    <w:rsid w:val="003928C6"/>
    <w:rsid w:val="00392AAD"/>
    <w:rsid w:val="00392B0E"/>
    <w:rsid w:val="00393207"/>
    <w:rsid w:val="0039373E"/>
    <w:rsid w:val="00393861"/>
    <w:rsid w:val="00393A8B"/>
    <w:rsid w:val="00393D9E"/>
    <w:rsid w:val="00393FEC"/>
    <w:rsid w:val="00394016"/>
    <w:rsid w:val="003940CE"/>
    <w:rsid w:val="0039436D"/>
    <w:rsid w:val="0039467A"/>
    <w:rsid w:val="00394CA4"/>
    <w:rsid w:val="0039506E"/>
    <w:rsid w:val="0039553E"/>
    <w:rsid w:val="0039557B"/>
    <w:rsid w:val="00395636"/>
    <w:rsid w:val="0039581A"/>
    <w:rsid w:val="00395903"/>
    <w:rsid w:val="003959D9"/>
    <w:rsid w:val="00395DA9"/>
    <w:rsid w:val="00395ECA"/>
    <w:rsid w:val="00396228"/>
    <w:rsid w:val="0039628D"/>
    <w:rsid w:val="00396568"/>
    <w:rsid w:val="003969D5"/>
    <w:rsid w:val="00396CD0"/>
    <w:rsid w:val="00396FA1"/>
    <w:rsid w:val="00397228"/>
    <w:rsid w:val="00397229"/>
    <w:rsid w:val="003972B1"/>
    <w:rsid w:val="0039759D"/>
    <w:rsid w:val="00397681"/>
    <w:rsid w:val="00397850"/>
    <w:rsid w:val="00397882"/>
    <w:rsid w:val="00397F31"/>
    <w:rsid w:val="003A0847"/>
    <w:rsid w:val="003A085D"/>
    <w:rsid w:val="003A0A1B"/>
    <w:rsid w:val="003A0D15"/>
    <w:rsid w:val="003A0E26"/>
    <w:rsid w:val="003A106C"/>
    <w:rsid w:val="003A11A1"/>
    <w:rsid w:val="003A1797"/>
    <w:rsid w:val="003A1A41"/>
    <w:rsid w:val="003A1F91"/>
    <w:rsid w:val="003A1FC7"/>
    <w:rsid w:val="003A1FC9"/>
    <w:rsid w:val="003A2058"/>
    <w:rsid w:val="003A2156"/>
    <w:rsid w:val="003A3105"/>
    <w:rsid w:val="003A3154"/>
    <w:rsid w:val="003A318B"/>
    <w:rsid w:val="003A353D"/>
    <w:rsid w:val="003A36A9"/>
    <w:rsid w:val="003A3906"/>
    <w:rsid w:val="003A3F73"/>
    <w:rsid w:val="003A3FBB"/>
    <w:rsid w:val="003A4204"/>
    <w:rsid w:val="003A462B"/>
    <w:rsid w:val="003A46D7"/>
    <w:rsid w:val="003A475D"/>
    <w:rsid w:val="003A48DA"/>
    <w:rsid w:val="003A4995"/>
    <w:rsid w:val="003A49A6"/>
    <w:rsid w:val="003A4E1D"/>
    <w:rsid w:val="003A506F"/>
    <w:rsid w:val="003A5504"/>
    <w:rsid w:val="003A5818"/>
    <w:rsid w:val="003A582C"/>
    <w:rsid w:val="003A6199"/>
    <w:rsid w:val="003A66DA"/>
    <w:rsid w:val="003A67A4"/>
    <w:rsid w:val="003A6CA0"/>
    <w:rsid w:val="003A6D51"/>
    <w:rsid w:val="003A70CA"/>
    <w:rsid w:val="003A7203"/>
    <w:rsid w:val="003A720A"/>
    <w:rsid w:val="003A7459"/>
    <w:rsid w:val="003A7882"/>
    <w:rsid w:val="003A7ABF"/>
    <w:rsid w:val="003A7B86"/>
    <w:rsid w:val="003A7E4E"/>
    <w:rsid w:val="003B03EB"/>
    <w:rsid w:val="003B04BB"/>
    <w:rsid w:val="003B05A6"/>
    <w:rsid w:val="003B05B6"/>
    <w:rsid w:val="003B08B0"/>
    <w:rsid w:val="003B0DC9"/>
    <w:rsid w:val="003B0EB0"/>
    <w:rsid w:val="003B0F52"/>
    <w:rsid w:val="003B1072"/>
    <w:rsid w:val="003B1196"/>
    <w:rsid w:val="003B1458"/>
    <w:rsid w:val="003B1AD2"/>
    <w:rsid w:val="003B1B31"/>
    <w:rsid w:val="003B1E40"/>
    <w:rsid w:val="003B1E4C"/>
    <w:rsid w:val="003B2163"/>
    <w:rsid w:val="003B2638"/>
    <w:rsid w:val="003B2799"/>
    <w:rsid w:val="003B2A37"/>
    <w:rsid w:val="003B2DE2"/>
    <w:rsid w:val="003B3296"/>
    <w:rsid w:val="003B32F3"/>
    <w:rsid w:val="003B408F"/>
    <w:rsid w:val="003B460D"/>
    <w:rsid w:val="003B509A"/>
    <w:rsid w:val="003B50CE"/>
    <w:rsid w:val="003B529D"/>
    <w:rsid w:val="003B56FE"/>
    <w:rsid w:val="003B5A97"/>
    <w:rsid w:val="003B5F5E"/>
    <w:rsid w:val="003B60DB"/>
    <w:rsid w:val="003B6139"/>
    <w:rsid w:val="003B69AF"/>
    <w:rsid w:val="003B6AEF"/>
    <w:rsid w:val="003B76E2"/>
    <w:rsid w:val="003C052D"/>
    <w:rsid w:val="003C063B"/>
    <w:rsid w:val="003C103A"/>
    <w:rsid w:val="003C1656"/>
    <w:rsid w:val="003C1A24"/>
    <w:rsid w:val="003C1B28"/>
    <w:rsid w:val="003C1CF0"/>
    <w:rsid w:val="003C26C2"/>
    <w:rsid w:val="003C26ED"/>
    <w:rsid w:val="003C2F4A"/>
    <w:rsid w:val="003C3132"/>
    <w:rsid w:val="003C326D"/>
    <w:rsid w:val="003C3B80"/>
    <w:rsid w:val="003C414E"/>
    <w:rsid w:val="003C47FE"/>
    <w:rsid w:val="003C483B"/>
    <w:rsid w:val="003C4AE5"/>
    <w:rsid w:val="003C5028"/>
    <w:rsid w:val="003C5425"/>
    <w:rsid w:val="003C5A87"/>
    <w:rsid w:val="003C5F3F"/>
    <w:rsid w:val="003C60D9"/>
    <w:rsid w:val="003C6AE2"/>
    <w:rsid w:val="003C6C29"/>
    <w:rsid w:val="003C6DD6"/>
    <w:rsid w:val="003C7071"/>
    <w:rsid w:val="003C726E"/>
    <w:rsid w:val="003C7446"/>
    <w:rsid w:val="003C7657"/>
    <w:rsid w:val="003C7ECC"/>
    <w:rsid w:val="003D061E"/>
    <w:rsid w:val="003D09CC"/>
    <w:rsid w:val="003D1094"/>
    <w:rsid w:val="003D12E2"/>
    <w:rsid w:val="003D1B3D"/>
    <w:rsid w:val="003D22F4"/>
    <w:rsid w:val="003D250E"/>
    <w:rsid w:val="003D2712"/>
    <w:rsid w:val="003D2D48"/>
    <w:rsid w:val="003D2E05"/>
    <w:rsid w:val="003D2FD5"/>
    <w:rsid w:val="003D3080"/>
    <w:rsid w:val="003D331B"/>
    <w:rsid w:val="003D34A7"/>
    <w:rsid w:val="003D35CA"/>
    <w:rsid w:val="003D4271"/>
    <w:rsid w:val="003D4896"/>
    <w:rsid w:val="003D4AC7"/>
    <w:rsid w:val="003D4C62"/>
    <w:rsid w:val="003D4DF0"/>
    <w:rsid w:val="003D4E04"/>
    <w:rsid w:val="003D550B"/>
    <w:rsid w:val="003D5779"/>
    <w:rsid w:val="003D58EE"/>
    <w:rsid w:val="003D5DD7"/>
    <w:rsid w:val="003D5F16"/>
    <w:rsid w:val="003D62E7"/>
    <w:rsid w:val="003D6578"/>
    <w:rsid w:val="003D69D6"/>
    <w:rsid w:val="003D6C13"/>
    <w:rsid w:val="003D6D91"/>
    <w:rsid w:val="003D6DB0"/>
    <w:rsid w:val="003D6E4D"/>
    <w:rsid w:val="003D74B6"/>
    <w:rsid w:val="003D7546"/>
    <w:rsid w:val="003D75A0"/>
    <w:rsid w:val="003D778E"/>
    <w:rsid w:val="003D77E7"/>
    <w:rsid w:val="003D79DB"/>
    <w:rsid w:val="003E017E"/>
    <w:rsid w:val="003E0293"/>
    <w:rsid w:val="003E07CA"/>
    <w:rsid w:val="003E07CE"/>
    <w:rsid w:val="003E08AE"/>
    <w:rsid w:val="003E0D5A"/>
    <w:rsid w:val="003E0DCC"/>
    <w:rsid w:val="003E14A3"/>
    <w:rsid w:val="003E1598"/>
    <w:rsid w:val="003E1DC0"/>
    <w:rsid w:val="003E220B"/>
    <w:rsid w:val="003E2351"/>
    <w:rsid w:val="003E2837"/>
    <w:rsid w:val="003E28FA"/>
    <w:rsid w:val="003E30A9"/>
    <w:rsid w:val="003E3A61"/>
    <w:rsid w:val="003E3AB8"/>
    <w:rsid w:val="003E4157"/>
    <w:rsid w:val="003E424A"/>
    <w:rsid w:val="003E427B"/>
    <w:rsid w:val="003E47BA"/>
    <w:rsid w:val="003E4A93"/>
    <w:rsid w:val="003E4C22"/>
    <w:rsid w:val="003E52A7"/>
    <w:rsid w:val="003E55EC"/>
    <w:rsid w:val="003E5B3F"/>
    <w:rsid w:val="003E61CC"/>
    <w:rsid w:val="003E6308"/>
    <w:rsid w:val="003E6402"/>
    <w:rsid w:val="003E6528"/>
    <w:rsid w:val="003E6BC4"/>
    <w:rsid w:val="003E6BF1"/>
    <w:rsid w:val="003E6D06"/>
    <w:rsid w:val="003E6D62"/>
    <w:rsid w:val="003E6E27"/>
    <w:rsid w:val="003E6ECD"/>
    <w:rsid w:val="003E6F79"/>
    <w:rsid w:val="003E76C2"/>
    <w:rsid w:val="003E7D2F"/>
    <w:rsid w:val="003E7DDB"/>
    <w:rsid w:val="003F039A"/>
    <w:rsid w:val="003F05A4"/>
    <w:rsid w:val="003F07E3"/>
    <w:rsid w:val="003F07EB"/>
    <w:rsid w:val="003F0894"/>
    <w:rsid w:val="003F0BA4"/>
    <w:rsid w:val="003F0C78"/>
    <w:rsid w:val="003F10D3"/>
    <w:rsid w:val="003F178A"/>
    <w:rsid w:val="003F1B01"/>
    <w:rsid w:val="003F1D86"/>
    <w:rsid w:val="003F1E8C"/>
    <w:rsid w:val="003F20EA"/>
    <w:rsid w:val="003F249A"/>
    <w:rsid w:val="003F25F0"/>
    <w:rsid w:val="003F2744"/>
    <w:rsid w:val="003F2A61"/>
    <w:rsid w:val="003F2CCB"/>
    <w:rsid w:val="003F329C"/>
    <w:rsid w:val="003F3751"/>
    <w:rsid w:val="003F3C17"/>
    <w:rsid w:val="003F428E"/>
    <w:rsid w:val="003F432C"/>
    <w:rsid w:val="003F4805"/>
    <w:rsid w:val="003F4E3A"/>
    <w:rsid w:val="003F4E47"/>
    <w:rsid w:val="003F5156"/>
    <w:rsid w:val="003F576C"/>
    <w:rsid w:val="003F5836"/>
    <w:rsid w:val="003F5877"/>
    <w:rsid w:val="003F591D"/>
    <w:rsid w:val="003F599C"/>
    <w:rsid w:val="003F5B5A"/>
    <w:rsid w:val="003F5B82"/>
    <w:rsid w:val="003F5F52"/>
    <w:rsid w:val="003F62B7"/>
    <w:rsid w:val="003F63C3"/>
    <w:rsid w:val="003F6627"/>
    <w:rsid w:val="003F675D"/>
    <w:rsid w:val="003F6B2C"/>
    <w:rsid w:val="003F6CD5"/>
    <w:rsid w:val="003F73B7"/>
    <w:rsid w:val="003F74C6"/>
    <w:rsid w:val="003F7E88"/>
    <w:rsid w:val="00400026"/>
    <w:rsid w:val="00400479"/>
    <w:rsid w:val="004004C9"/>
    <w:rsid w:val="004005B3"/>
    <w:rsid w:val="0040069B"/>
    <w:rsid w:val="00400710"/>
    <w:rsid w:val="00400F03"/>
    <w:rsid w:val="0040183B"/>
    <w:rsid w:val="004018CD"/>
    <w:rsid w:val="00401A49"/>
    <w:rsid w:val="00402003"/>
    <w:rsid w:val="00402160"/>
    <w:rsid w:val="004024C7"/>
    <w:rsid w:val="00402615"/>
    <w:rsid w:val="00402705"/>
    <w:rsid w:val="00402803"/>
    <w:rsid w:val="00402AA4"/>
    <w:rsid w:val="00402C8D"/>
    <w:rsid w:val="00402E28"/>
    <w:rsid w:val="00403134"/>
    <w:rsid w:val="00403161"/>
    <w:rsid w:val="0040330C"/>
    <w:rsid w:val="00403A67"/>
    <w:rsid w:val="00403AD9"/>
    <w:rsid w:val="00404012"/>
    <w:rsid w:val="00404191"/>
    <w:rsid w:val="0040434C"/>
    <w:rsid w:val="0040484E"/>
    <w:rsid w:val="0040486C"/>
    <w:rsid w:val="00404A09"/>
    <w:rsid w:val="00404DB3"/>
    <w:rsid w:val="004051F7"/>
    <w:rsid w:val="004052B6"/>
    <w:rsid w:val="004054F1"/>
    <w:rsid w:val="00405993"/>
    <w:rsid w:val="0040611B"/>
    <w:rsid w:val="00406330"/>
    <w:rsid w:val="004065C8"/>
    <w:rsid w:val="0040677D"/>
    <w:rsid w:val="0040707D"/>
    <w:rsid w:val="004071A6"/>
    <w:rsid w:val="004079DD"/>
    <w:rsid w:val="00407AA4"/>
    <w:rsid w:val="00407BF4"/>
    <w:rsid w:val="00407C9A"/>
    <w:rsid w:val="00410178"/>
    <w:rsid w:val="004109BB"/>
    <w:rsid w:val="004109D9"/>
    <w:rsid w:val="00410D4E"/>
    <w:rsid w:val="00410D85"/>
    <w:rsid w:val="00410E57"/>
    <w:rsid w:val="004119F7"/>
    <w:rsid w:val="00411EFE"/>
    <w:rsid w:val="00411FD1"/>
    <w:rsid w:val="00412016"/>
    <w:rsid w:val="0041264E"/>
    <w:rsid w:val="0041294D"/>
    <w:rsid w:val="00412B21"/>
    <w:rsid w:val="00412C73"/>
    <w:rsid w:val="00412C8A"/>
    <w:rsid w:val="0041321A"/>
    <w:rsid w:val="0041335B"/>
    <w:rsid w:val="004133F7"/>
    <w:rsid w:val="0041364C"/>
    <w:rsid w:val="004138BD"/>
    <w:rsid w:val="0041408F"/>
    <w:rsid w:val="004146BB"/>
    <w:rsid w:val="004149A0"/>
    <w:rsid w:val="004149C9"/>
    <w:rsid w:val="00414D4F"/>
    <w:rsid w:val="00414E8F"/>
    <w:rsid w:val="00414FD5"/>
    <w:rsid w:val="00415261"/>
    <w:rsid w:val="004153F1"/>
    <w:rsid w:val="0041574F"/>
    <w:rsid w:val="00415ECA"/>
    <w:rsid w:val="00416226"/>
    <w:rsid w:val="004164E0"/>
    <w:rsid w:val="00416860"/>
    <w:rsid w:val="00416B6B"/>
    <w:rsid w:val="00417172"/>
    <w:rsid w:val="00417671"/>
    <w:rsid w:val="004179BE"/>
    <w:rsid w:val="00417B56"/>
    <w:rsid w:val="00418762"/>
    <w:rsid w:val="0042021F"/>
    <w:rsid w:val="00420346"/>
    <w:rsid w:val="0042058E"/>
    <w:rsid w:val="00420B1C"/>
    <w:rsid w:val="00420D0F"/>
    <w:rsid w:val="00420E10"/>
    <w:rsid w:val="00421465"/>
    <w:rsid w:val="0042188E"/>
    <w:rsid w:val="00421DD1"/>
    <w:rsid w:val="00421F5F"/>
    <w:rsid w:val="00422130"/>
    <w:rsid w:val="00422202"/>
    <w:rsid w:val="00422224"/>
    <w:rsid w:val="004223C4"/>
    <w:rsid w:val="0042268C"/>
    <w:rsid w:val="0042297C"/>
    <w:rsid w:val="00422A3D"/>
    <w:rsid w:val="00422C31"/>
    <w:rsid w:val="00422CD8"/>
    <w:rsid w:val="00423013"/>
    <w:rsid w:val="004230A2"/>
    <w:rsid w:val="00423207"/>
    <w:rsid w:val="0042377F"/>
    <w:rsid w:val="00423BC3"/>
    <w:rsid w:val="004242F7"/>
    <w:rsid w:val="0042465D"/>
    <w:rsid w:val="00424890"/>
    <w:rsid w:val="00424A02"/>
    <w:rsid w:val="00424A69"/>
    <w:rsid w:val="00424CFA"/>
    <w:rsid w:val="0042505F"/>
    <w:rsid w:val="00425E04"/>
    <w:rsid w:val="0042691D"/>
    <w:rsid w:val="004269D2"/>
    <w:rsid w:val="00426BD2"/>
    <w:rsid w:val="00426D38"/>
    <w:rsid w:val="00426E5F"/>
    <w:rsid w:val="00427398"/>
    <w:rsid w:val="004278A8"/>
    <w:rsid w:val="00427983"/>
    <w:rsid w:val="00427B00"/>
    <w:rsid w:val="00427C5B"/>
    <w:rsid w:val="00427CA8"/>
    <w:rsid w:val="00427F3C"/>
    <w:rsid w:val="00430957"/>
    <w:rsid w:val="004309D1"/>
    <w:rsid w:val="00430A6D"/>
    <w:rsid w:val="00430C94"/>
    <w:rsid w:val="00430CC2"/>
    <w:rsid w:val="00430D1C"/>
    <w:rsid w:val="00430E61"/>
    <w:rsid w:val="0043131A"/>
    <w:rsid w:val="0043167D"/>
    <w:rsid w:val="004318F0"/>
    <w:rsid w:val="00431D14"/>
    <w:rsid w:val="00431D20"/>
    <w:rsid w:val="00431F61"/>
    <w:rsid w:val="0043220F"/>
    <w:rsid w:val="0043222F"/>
    <w:rsid w:val="004322F7"/>
    <w:rsid w:val="00432617"/>
    <w:rsid w:val="0043292E"/>
    <w:rsid w:val="00432C1D"/>
    <w:rsid w:val="00432C41"/>
    <w:rsid w:val="00432D3E"/>
    <w:rsid w:val="004332C7"/>
    <w:rsid w:val="00433939"/>
    <w:rsid w:val="00433B08"/>
    <w:rsid w:val="00433C1D"/>
    <w:rsid w:val="00433D09"/>
    <w:rsid w:val="00433DC5"/>
    <w:rsid w:val="00434055"/>
    <w:rsid w:val="004340F7"/>
    <w:rsid w:val="004341CA"/>
    <w:rsid w:val="0043468D"/>
    <w:rsid w:val="004346EA"/>
    <w:rsid w:val="0043499B"/>
    <w:rsid w:val="00434C7F"/>
    <w:rsid w:val="0043502A"/>
    <w:rsid w:val="00435249"/>
    <w:rsid w:val="00435426"/>
    <w:rsid w:val="004354B9"/>
    <w:rsid w:val="004355C7"/>
    <w:rsid w:val="00435636"/>
    <w:rsid w:val="00435BAD"/>
    <w:rsid w:val="00436009"/>
    <w:rsid w:val="00436010"/>
    <w:rsid w:val="0043657F"/>
    <w:rsid w:val="0043689B"/>
    <w:rsid w:val="004368A7"/>
    <w:rsid w:val="00436B7F"/>
    <w:rsid w:val="00437900"/>
    <w:rsid w:val="00437A78"/>
    <w:rsid w:val="00440A5D"/>
    <w:rsid w:val="00440BA6"/>
    <w:rsid w:val="00440C5F"/>
    <w:rsid w:val="00440DA8"/>
    <w:rsid w:val="00440EA2"/>
    <w:rsid w:val="0044148F"/>
    <w:rsid w:val="00441A6E"/>
    <w:rsid w:val="00441D98"/>
    <w:rsid w:val="00441E21"/>
    <w:rsid w:val="00442398"/>
    <w:rsid w:val="00442520"/>
    <w:rsid w:val="00442B31"/>
    <w:rsid w:val="00442B8E"/>
    <w:rsid w:val="00442E8A"/>
    <w:rsid w:val="00443122"/>
    <w:rsid w:val="0044364F"/>
    <w:rsid w:val="00443FA2"/>
    <w:rsid w:val="00444305"/>
    <w:rsid w:val="004444E5"/>
    <w:rsid w:val="0044465C"/>
    <w:rsid w:val="0044466D"/>
    <w:rsid w:val="00444885"/>
    <w:rsid w:val="004448B8"/>
    <w:rsid w:val="00444AF2"/>
    <w:rsid w:val="00444CBB"/>
    <w:rsid w:val="00444D4E"/>
    <w:rsid w:val="0044517C"/>
    <w:rsid w:val="004451F2"/>
    <w:rsid w:val="0044574D"/>
    <w:rsid w:val="00445D5D"/>
    <w:rsid w:val="00445DC3"/>
    <w:rsid w:val="0044603F"/>
    <w:rsid w:val="0044626E"/>
    <w:rsid w:val="004465DB"/>
    <w:rsid w:val="00446B25"/>
    <w:rsid w:val="00446B31"/>
    <w:rsid w:val="00446B67"/>
    <w:rsid w:val="00446C19"/>
    <w:rsid w:val="00446D2F"/>
    <w:rsid w:val="00447D6F"/>
    <w:rsid w:val="00447EE4"/>
    <w:rsid w:val="00450520"/>
    <w:rsid w:val="004505DC"/>
    <w:rsid w:val="00450A04"/>
    <w:rsid w:val="00450A8B"/>
    <w:rsid w:val="00450ACB"/>
    <w:rsid w:val="00450F12"/>
    <w:rsid w:val="0045105B"/>
    <w:rsid w:val="00451234"/>
    <w:rsid w:val="0045137E"/>
    <w:rsid w:val="004514FE"/>
    <w:rsid w:val="004516DC"/>
    <w:rsid w:val="00451CA2"/>
    <w:rsid w:val="00451CFB"/>
    <w:rsid w:val="00452054"/>
    <w:rsid w:val="00452653"/>
    <w:rsid w:val="004526EC"/>
    <w:rsid w:val="00452B2F"/>
    <w:rsid w:val="00452DB8"/>
    <w:rsid w:val="00453019"/>
    <w:rsid w:val="004535E3"/>
    <w:rsid w:val="00453D99"/>
    <w:rsid w:val="004541E3"/>
    <w:rsid w:val="00454809"/>
    <w:rsid w:val="004548F5"/>
    <w:rsid w:val="00454B4B"/>
    <w:rsid w:val="00454E96"/>
    <w:rsid w:val="0045563D"/>
    <w:rsid w:val="00455910"/>
    <w:rsid w:val="00455AE8"/>
    <w:rsid w:val="00455B00"/>
    <w:rsid w:val="00455BAB"/>
    <w:rsid w:val="0045613D"/>
    <w:rsid w:val="0045623A"/>
    <w:rsid w:val="004565E0"/>
    <w:rsid w:val="004566CD"/>
    <w:rsid w:val="004567DB"/>
    <w:rsid w:val="004568C1"/>
    <w:rsid w:val="00456C75"/>
    <w:rsid w:val="00456EB7"/>
    <w:rsid w:val="00456ECD"/>
    <w:rsid w:val="00457448"/>
    <w:rsid w:val="00457533"/>
    <w:rsid w:val="0046038E"/>
    <w:rsid w:val="004603DD"/>
    <w:rsid w:val="00460706"/>
    <w:rsid w:val="00460864"/>
    <w:rsid w:val="00460950"/>
    <w:rsid w:val="00460AD0"/>
    <w:rsid w:val="00460AEF"/>
    <w:rsid w:val="00460F71"/>
    <w:rsid w:val="0046184C"/>
    <w:rsid w:val="00461B17"/>
    <w:rsid w:val="00462348"/>
    <w:rsid w:val="00462838"/>
    <w:rsid w:val="004630F9"/>
    <w:rsid w:val="0046322B"/>
    <w:rsid w:val="00463631"/>
    <w:rsid w:val="004639DA"/>
    <w:rsid w:val="00463AEF"/>
    <w:rsid w:val="00464483"/>
    <w:rsid w:val="00464498"/>
    <w:rsid w:val="00464922"/>
    <w:rsid w:val="00464B42"/>
    <w:rsid w:val="00464C73"/>
    <w:rsid w:val="00464FBF"/>
    <w:rsid w:val="004653BB"/>
    <w:rsid w:val="004654C3"/>
    <w:rsid w:val="00465801"/>
    <w:rsid w:val="004658C8"/>
    <w:rsid w:val="00465DE8"/>
    <w:rsid w:val="004662DD"/>
    <w:rsid w:val="004663B6"/>
    <w:rsid w:val="00466478"/>
    <w:rsid w:val="00466562"/>
    <w:rsid w:val="0046691B"/>
    <w:rsid w:val="00466A67"/>
    <w:rsid w:val="00466B63"/>
    <w:rsid w:val="00466C92"/>
    <w:rsid w:val="00466CAF"/>
    <w:rsid w:val="00466D83"/>
    <w:rsid w:val="00467197"/>
    <w:rsid w:val="004676A5"/>
    <w:rsid w:val="00467959"/>
    <w:rsid w:val="00467FD8"/>
    <w:rsid w:val="00470237"/>
    <w:rsid w:val="0047073B"/>
    <w:rsid w:val="004709C5"/>
    <w:rsid w:val="004709DB"/>
    <w:rsid w:val="00470C47"/>
    <w:rsid w:val="00471013"/>
    <w:rsid w:val="00472163"/>
    <w:rsid w:val="0047240A"/>
    <w:rsid w:val="0047245B"/>
    <w:rsid w:val="00472472"/>
    <w:rsid w:val="004724A5"/>
    <w:rsid w:val="00472661"/>
    <w:rsid w:val="00472993"/>
    <w:rsid w:val="00472D99"/>
    <w:rsid w:val="00472F52"/>
    <w:rsid w:val="0047356C"/>
    <w:rsid w:val="00473611"/>
    <w:rsid w:val="004737A2"/>
    <w:rsid w:val="00473945"/>
    <w:rsid w:val="00474064"/>
    <w:rsid w:val="004740F0"/>
    <w:rsid w:val="00474230"/>
    <w:rsid w:val="004743F9"/>
    <w:rsid w:val="004751AB"/>
    <w:rsid w:val="00475308"/>
    <w:rsid w:val="00475374"/>
    <w:rsid w:val="00475434"/>
    <w:rsid w:val="00476129"/>
    <w:rsid w:val="00476399"/>
    <w:rsid w:val="00476706"/>
    <w:rsid w:val="004767E9"/>
    <w:rsid w:val="00476943"/>
    <w:rsid w:val="00476F3F"/>
    <w:rsid w:val="00476FC8"/>
    <w:rsid w:val="0047702C"/>
    <w:rsid w:val="0047733A"/>
    <w:rsid w:val="0047760F"/>
    <w:rsid w:val="00477640"/>
    <w:rsid w:val="00477757"/>
    <w:rsid w:val="0047776C"/>
    <w:rsid w:val="00477F3A"/>
    <w:rsid w:val="00480075"/>
    <w:rsid w:val="004800C1"/>
    <w:rsid w:val="004802B8"/>
    <w:rsid w:val="00480761"/>
    <w:rsid w:val="00480C12"/>
    <w:rsid w:val="00480CC7"/>
    <w:rsid w:val="00481239"/>
    <w:rsid w:val="004813C2"/>
    <w:rsid w:val="004815E1"/>
    <w:rsid w:val="00481C36"/>
    <w:rsid w:val="00481DCD"/>
    <w:rsid w:val="00482686"/>
    <w:rsid w:val="004826A9"/>
    <w:rsid w:val="00482740"/>
    <w:rsid w:val="00482AA3"/>
    <w:rsid w:val="00482B55"/>
    <w:rsid w:val="00482D5F"/>
    <w:rsid w:val="0048301C"/>
    <w:rsid w:val="004834BD"/>
    <w:rsid w:val="00483554"/>
    <w:rsid w:val="00483B5D"/>
    <w:rsid w:val="00484057"/>
    <w:rsid w:val="004842F8"/>
    <w:rsid w:val="00484426"/>
    <w:rsid w:val="004845B9"/>
    <w:rsid w:val="00484719"/>
    <w:rsid w:val="00484780"/>
    <w:rsid w:val="00484FF0"/>
    <w:rsid w:val="00485036"/>
    <w:rsid w:val="0048514E"/>
    <w:rsid w:val="00485335"/>
    <w:rsid w:val="00485735"/>
    <w:rsid w:val="00485BE6"/>
    <w:rsid w:val="00485D38"/>
    <w:rsid w:val="00486154"/>
    <w:rsid w:val="004865B1"/>
    <w:rsid w:val="004865B9"/>
    <w:rsid w:val="00486834"/>
    <w:rsid w:val="00486EE0"/>
    <w:rsid w:val="00486FF9"/>
    <w:rsid w:val="004873EA"/>
    <w:rsid w:val="00487457"/>
    <w:rsid w:val="004875C4"/>
    <w:rsid w:val="00487782"/>
    <w:rsid w:val="00487E49"/>
    <w:rsid w:val="00490020"/>
    <w:rsid w:val="004900B7"/>
    <w:rsid w:val="0049012D"/>
    <w:rsid w:val="004903F4"/>
    <w:rsid w:val="0049042F"/>
    <w:rsid w:val="00490C7A"/>
    <w:rsid w:val="00490FEA"/>
    <w:rsid w:val="004910E9"/>
    <w:rsid w:val="00491A61"/>
    <w:rsid w:val="00491DCF"/>
    <w:rsid w:val="0049242A"/>
    <w:rsid w:val="00492B30"/>
    <w:rsid w:val="00492DC9"/>
    <w:rsid w:val="00492E6E"/>
    <w:rsid w:val="00492FCF"/>
    <w:rsid w:val="0049334F"/>
    <w:rsid w:val="0049414C"/>
    <w:rsid w:val="004941FC"/>
    <w:rsid w:val="0049420C"/>
    <w:rsid w:val="00494365"/>
    <w:rsid w:val="00494BFF"/>
    <w:rsid w:val="00494F4A"/>
    <w:rsid w:val="0049506A"/>
    <w:rsid w:val="00495320"/>
    <w:rsid w:val="00495332"/>
    <w:rsid w:val="00495A70"/>
    <w:rsid w:val="00495D51"/>
    <w:rsid w:val="0049615C"/>
    <w:rsid w:val="00496244"/>
    <w:rsid w:val="00496DC1"/>
    <w:rsid w:val="004972D7"/>
    <w:rsid w:val="00497306"/>
    <w:rsid w:val="00497310"/>
    <w:rsid w:val="004973D2"/>
    <w:rsid w:val="004978F8"/>
    <w:rsid w:val="0049791C"/>
    <w:rsid w:val="00497BF8"/>
    <w:rsid w:val="00497D15"/>
    <w:rsid w:val="00497D4E"/>
    <w:rsid w:val="00497E65"/>
    <w:rsid w:val="00497FDC"/>
    <w:rsid w:val="004A0036"/>
    <w:rsid w:val="004A0A2E"/>
    <w:rsid w:val="004A0BDB"/>
    <w:rsid w:val="004A106F"/>
    <w:rsid w:val="004A191B"/>
    <w:rsid w:val="004A19A0"/>
    <w:rsid w:val="004A1CB0"/>
    <w:rsid w:val="004A1D5A"/>
    <w:rsid w:val="004A2051"/>
    <w:rsid w:val="004A2120"/>
    <w:rsid w:val="004A2198"/>
    <w:rsid w:val="004A24DC"/>
    <w:rsid w:val="004A282A"/>
    <w:rsid w:val="004A2A5F"/>
    <w:rsid w:val="004A2EEB"/>
    <w:rsid w:val="004A30FB"/>
    <w:rsid w:val="004A34B9"/>
    <w:rsid w:val="004A3702"/>
    <w:rsid w:val="004A371C"/>
    <w:rsid w:val="004A3CBA"/>
    <w:rsid w:val="004A3E4B"/>
    <w:rsid w:val="004A447C"/>
    <w:rsid w:val="004A45AD"/>
    <w:rsid w:val="004A4908"/>
    <w:rsid w:val="004A511E"/>
    <w:rsid w:val="004A53F5"/>
    <w:rsid w:val="004A5438"/>
    <w:rsid w:val="004A55A0"/>
    <w:rsid w:val="004A5722"/>
    <w:rsid w:val="004A5986"/>
    <w:rsid w:val="004A5C7C"/>
    <w:rsid w:val="004A5DF4"/>
    <w:rsid w:val="004A5E75"/>
    <w:rsid w:val="004A608E"/>
    <w:rsid w:val="004A61DA"/>
    <w:rsid w:val="004A6577"/>
    <w:rsid w:val="004A6AFE"/>
    <w:rsid w:val="004A6CBD"/>
    <w:rsid w:val="004A6E4A"/>
    <w:rsid w:val="004A7083"/>
    <w:rsid w:val="004A77F0"/>
    <w:rsid w:val="004A7A85"/>
    <w:rsid w:val="004B05DA"/>
    <w:rsid w:val="004B09A4"/>
    <w:rsid w:val="004B0ACF"/>
    <w:rsid w:val="004B0E34"/>
    <w:rsid w:val="004B102A"/>
    <w:rsid w:val="004B126A"/>
    <w:rsid w:val="004B15F9"/>
    <w:rsid w:val="004B178E"/>
    <w:rsid w:val="004B18B5"/>
    <w:rsid w:val="004B1F1E"/>
    <w:rsid w:val="004B1F50"/>
    <w:rsid w:val="004B2E89"/>
    <w:rsid w:val="004B2FFF"/>
    <w:rsid w:val="004B3264"/>
    <w:rsid w:val="004B3625"/>
    <w:rsid w:val="004B3977"/>
    <w:rsid w:val="004B3B39"/>
    <w:rsid w:val="004B3B84"/>
    <w:rsid w:val="004B3EB1"/>
    <w:rsid w:val="004B43A2"/>
    <w:rsid w:val="004B47C3"/>
    <w:rsid w:val="004B49B3"/>
    <w:rsid w:val="004B4B14"/>
    <w:rsid w:val="004B513F"/>
    <w:rsid w:val="004B527D"/>
    <w:rsid w:val="004B5671"/>
    <w:rsid w:val="004B5FD0"/>
    <w:rsid w:val="004B6073"/>
    <w:rsid w:val="004B618A"/>
    <w:rsid w:val="004B645F"/>
    <w:rsid w:val="004B6892"/>
    <w:rsid w:val="004B7326"/>
    <w:rsid w:val="004B7A19"/>
    <w:rsid w:val="004B7AF6"/>
    <w:rsid w:val="004B7C0F"/>
    <w:rsid w:val="004C014B"/>
    <w:rsid w:val="004C01E2"/>
    <w:rsid w:val="004C04ED"/>
    <w:rsid w:val="004C0592"/>
    <w:rsid w:val="004C09DD"/>
    <w:rsid w:val="004C0D84"/>
    <w:rsid w:val="004C1437"/>
    <w:rsid w:val="004C17F0"/>
    <w:rsid w:val="004C1922"/>
    <w:rsid w:val="004C27F0"/>
    <w:rsid w:val="004C2D02"/>
    <w:rsid w:val="004C2DE2"/>
    <w:rsid w:val="004C3069"/>
    <w:rsid w:val="004C32E3"/>
    <w:rsid w:val="004C334C"/>
    <w:rsid w:val="004C337B"/>
    <w:rsid w:val="004C3393"/>
    <w:rsid w:val="004C3676"/>
    <w:rsid w:val="004C3BED"/>
    <w:rsid w:val="004C3E42"/>
    <w:rsid w:val="004C3E47"/>
    <w:rsid w:val="004C419F"/>
    <w:rsid w:val="004C4383"/>
    <w:rsid w:val="004C4AF1"/>
    <w:rsid w:val="004C4D2F"/>
    <w:rsid w:val="004C4D8D"/>
    <w:rsid w:val="004C502A"/>
    <w:rsid w:val="004C5356"/>
    <w:rsid w:val="004C5B8D"/>
    <w:rsid w:val="004C6197"/>
    <w:rsid w:val="004C61BB"/>
    <w:rsid w:val="004C6B0A"/>
    <w:rsid w:val="004C70E7"/>
    <w:rsid w:val="004C73BC"/>
    <w:rsid w:val="004C742D"/>
    <w:rsid w:val="004C77E8"/>
    <w:rsid w:val="004C7A7D"/>
    <w:rsid w:val="004D0088"/>
    <w:rsid w:val="004D0162"/>
    <w:rsid w:val="004D0223"/>
    <w:rsid w:val="004D0430"/>
    <w:rsid w:val="004D0CBF"/>
    <w:rsid w:val="004D1060"/>
    <w:rsid w:val="004D116E"/>
    <w:rsid w:val="004D15F9"/>
    <w:rsid w:val="004D1C14"/>
    <w:rsid w:val="004D1C82"/>
    <w:rsid w:val="004D1E68"/>
    <w:rsid w:val="004D1EE9"/>
    <w:rsid w:val="004D1F04"/>
    <w:rsid w:val="004D1FBF"/>
    <w:rsid w:val="004D2056"/>
    <w:rsid w:val="004D2096"/>
    <w:rsid w:val="004D2426"/>
    <w:rsid w:val="004D25B5"/>
    <w:rsid w:val="004D28A0"/>
    <w:rsid w:val="004D2B20"/>
    <w:rsid w:val="004D31B9"/>
    <w:rsid w:val="004D3522"/>
    <w:rsid w:val="004D3B19"/>
    <w:rsid w:val="004D3F6B"/>
    <w:rsid w:val="004D43BF"/>
    <w:rsid w:val="004D4B7B"/>
    <w:rsid w:val="004D4E9A"/>
    <w:rsid w:val="004D5046"/>
    <w:rsid w:val="004D518B"/>
    <w:rsid w:val="004D5DEC"/>
    <w:rsid w:val="004D5FEC"/>
    <w:rsid w:val="004D6191"/>
    <w:rsid w:val="004D63EB"/>
    <w:rsid w:val="004D6461"/>
    <w:rsid w:val="004D6659"/>
    <w:rsid w:val="004D6723"/>
    <w:rsid w:val="004D7172"/>
    <w:rsid w:val="004D7574"/>
    <w:rsid w:val="004E08ED"/>
    <w:rsid w:val="004E0B57"/>
    <w:rsid w:val="004E0CAC"/>
    <w:rsid w:val="004E0D6C"/>
    <w:rsid w:val="004E1338"/>
    <w:rsid w:val="004E15AF"/>
    <w:rsid w:val="004E19AF"/>
    <w:rsid w:val="004E1B33"/>
    <w:rsid w:val="004E1BC4"/>
    <w:rsid w:val="004E1D9E"/>
    <w:rsid w:val="004E1E12"/>
    <w:rsid w:val="004E1EBE"/>
    <w:rsid w:val="004E1FC9"/>
    <w:rsid w:val="004E20B0"/>
    <w:rsid w:val="004E2FF2"/>
    <w:rsid w:val="004E344C"/>
    <w:rsid w:val="004E3589"/>
    <w:rsid w:val="004E393A"/>
    <w:rsid w:val="004E4288"/>
    <w:rsid w:val="004E4632"/>
    <w:rsid w:val="004E47BE"/>
    <w:rsid w:val="004E4BCA"/>
    <w:rsid w:val="004E5024"/>
    <w:rsid w:val="004E5105"/>
    <w:rsid w:val="004E521F"/>
    <w:rsid w:val="004E5255"/>
    <w:rsid w:val="004E59BB"/>
    <w:rsid w:val="004E5A9D"/>
    <w:rsid w:val="004E5E62"/>
    <w:rsid w:val="004E60D1"/>
    <w:rsid w:val="004E62A5"/>
    <w:rsid w:val="004E6859"/>
    <w:rsid w:val="004E6B3A"/>
    <w:rsid w:val="004E6EF9"/>
    <w:rsid w:val="004E72AB"/>
    <w:rsid w:val="004E7877"/>
    <w:rsid w:val="004E7AE7"/>
    <w:rsid w:val="004F0000"/>
    <w:rsid w:val="004F0746"/>
    <w:rsid w:val="004F075F"/>
    <w:rsid w:val="004F0BAD"/>
    <w:rsid w:val="004F0EB1"/>
    <w:rsid w:val="004F12A0"/>
    <w:rsid w:val="004F161B"/>
    <w:rsid w:val="004F17FD"/>
    <w:rsid w:val="004F1800"/>
    <w:rsid w:val="004F1B57"/>
    <w:rsid w:val="004F1FBE"/>
    <w:rsid w:val="004F218D"/>
    <w:rsid w:val="004F22AC"/>
    <w:rsid w:val="004F2435"/>
    <w:rsid w:val="004F2511"/>
    <w:rsid w:val="004F2857"/>
    <w:rsid w:val="004F2A94"/>
    <w:rsid w:val="004F2B03"/>
    <w:rsid w:val="004F2DFD"/>
    <w:rsid w:val="004F321B"/>
    <w:rsid w:val="004F3449"/>
    <w:rsid w:val="004F369F"/>
    <w:rsid w:val="004F3890"/>
    <w:rsid w:val="004F3D8B"/>
    <w:rsid w:val="004F42CC"/>
    <w:rsid w:val="004F47A1"/>
    <w:rsid w:val="004F4963"/>
    <w:rsid w:val="004F4B12"/>
    <w:rsid w:val="004F4EC3"/>
    <w:rsid w:val="004F52FE"/>
    <w:rsid w:val="004F5630"/>
    <w:rsid w:val="004F58AB"/>
    <w:rsid w:val="004F61B5"/>
    <w:rsid w:val="004F65D2"/>
    <w:rsid w:val="004F6DDB"/>
    <w:rsid w:val="004F6E83"/>
    <w:rsid w:val="004F73E3"/>
    <w:rsid w:val="004F7534"/>
    <w:rsid w:val="004F7CA6"/>
    <w:rsid w:val="00500893"/>
    <w:rsid w:val="005009CF"/>
    <w:rsid w:val="00500BEB"/>
    <w:rsid w:val="00500D02"/>
    <w:rsid w:val="00501AA3"/>
    <w:rsid w:val="00502184"/>
    <w:rsid w:val="00502644"/>
    <w:rsid w:val="00502675"/>
    <w:rsid w:val="005026B6"/>
    <w:rsid w:val="00502795"/>
    <w:rsid w:val="0050283F"/>
    <w:rsid w:val="005028D5"/>
    <w:rsid w:val="00502C70"/>
    <w:rsid w:val="00502F25"/>
    <w:rsid w:val="0050308D"/>
    <w:rsid w:val="005031F0"/>
    <w:rsid w:val="005038A7"/>
    <w:rsid w:val="005038F1"/>
    <w:rsid w:val="00503A2D"/>
    <w:rsid w:val="00504777"/>
    <w:rsid w:val="00504E32"/>
    <w:rsid w:val="00504ECE"/>
    <w:rsid w:val="00504F2B"/>
    <w:rsid w:val="00504F6F"/>
    <w:rsid w:val="00505001"/>
    <w:rsid w:val="00505143"/>
    <w:rsid w:val="00505BC7"/>
    <w:rsid w:val="00505EF1"/>
    <w:rsid w:val="00505F0C"/>
    <w:rsid w:val="00506050"/>
    <w:rsid w:val="005061C3"/>
    <w:rsid w:val="00506392"/>
    <w:rsid w:val="00506C12"/>
    <w:rsid w:val="00507199"/>
    <w:rsid w:val="005071E8"/>
    <w:rsid w:val="0050724A"/>
    <w:rsid w:val="005072DD"/>
    <w:rsid w:val="005073DD"/>
    <w:rsid w:val="0050743E"/>
    <w:rsid w:val="0050762A"/>
    <w:rsid w:val="00507CB6"/>
    <w:rsid w:val="00507EC7"/>
    <w:rsid w:val="005101D9"/>
    <w:rsid w:val="0051069B"/>
    <w:rsid w:val="005107B8"/>
    <w:rsid w:val="005112DE"/>
    <w:rsid w:val="0051166A"/>
    <w:rsid w:val="005116BB"/>
    <w:rsid w:val="00511882"/>
    <w:rsid w:val="00511933"/>
    <w:rsid w:val="00511A18"/>
    <w:rsid w:val="00511B0F"/>
    <w:rsid w:val="00511D4B"/>
    <w:rsid w:val="00512150"/>
    <w:rsid w:val="005124D6"/>
    <w:rsid w:val="00512B63"/>
    <w:rsid w:val="00512CD6"/>
    <w:rsid w:val="005130EA"/>
    <w:rsid w:val="005135A2"/>
    <w:rsid w:val="005140E8"/>
    <w:rsid w:val="005142F3"/>
    <w:rsid w:val="005146EA"/>
    <w:rsid w:val="00514948"/>
    <w:rsid w:val="0051504A"/>
    <w:rsid w:val="005151BB"/>
    <w:rsid w:val="00515550"/>
    <w:rsid w:val="005155FF"/>
    <w:rsid w:val="00515953"/>
    <w:rsid w:val="00515BE8"/>
    <w:rsid w:val="00515E6A"/>
    <w:rsid w:val="00516771"/>
    <w:rsid w:val="00516B25"/>
    <w:rsid w:val="00516ED9"/>
    <w:rsid w:val="00516F77"/>
    <w:rsid w:val="005170A8"/>
    <w:rsid w:val="00517368"/>
    <w:rsid w:val="00517574"/>
    <w:rsid w:val="00517A3B"/>
    <w:rsid w:val="00517D5E"/>
    <w:rsid w:val="00517F0A"/>
    <w:rsid w:val="00517FC4"/>
    <w:rsid w:val="00520034"/>
    <w:rsid w:val="00520256"/>
    <w:rsid w:val="00520466"/>
    <w:rsid w:val="00520488"/>
    <w:rsid w:val="00520AF1"/>
    <w:rsid w:val="00520C47"/>
    <w:rsid w:val="0052123B"/>
    <w:rsid w:val="0052178D"/>
    <w:rsid w:val="0052183D"/>
    <w:rsid w:val="00521BC9"/>
    <w:rsid w:val="00521C53"/>
    <w:rsid w:val="00521F90"/>
    <w:rsid w:val="0052201D"/>
    <w:rsid w:val="0052217E"/>
    <w:rsid w:val="00522214"/>
    <w:rsid w:val="00522223"/>
    <w:rsid w:val="00522469"/>
    <w:rsid w:val="00522AFE"/>
    <w:rsid w:val="00522EF4"/>
    <w:rsid w:val="00523009"/>
    <w:rsid w:val="00523485"/>
    <w:rsid w:val="00523A7F"/>
    <w:rsid w:val="00523D36"/>
    <w:rsid w:val="005240FC"/>
    <w:rsid w:val="00524201"/>
    <w:rsid w:val="00524312"/>
    <w:rsid w:val="0052460E"/>
    <w:rsid w:val="00524671"/>
    <w:rsid w:val="00524848"/>
    <w:rsid w:val="00524B79"/>
    <w:rsid w:val="00524BC0"/>
    <w:rsid w:val="00524DEE"/>
    <w:rsid w:val="00525574"/>
    <w:rsid w:val="00525850"/>
    <w:rsid w:val="00525931"/>
    <w:rsid w:val="00526439"/>
    <w:rsid w:val="005265C9"/>
    <w:rsid w:val="00526A23"/>
    <w:rsid w:val="00526D5B"/>
    <w:rsid w:val="00526F83"/>
    <w:rsid w:val="0052710B"/>
    <w:rsid w:val="005275C6"/>
    <w:rsid w:val="00527929"/>
    <w:rsid w:val="00527D6D"/>
    <w:rsid w:val="00527E86"/>
    <w:rsid w:val="0053090C"/>
    <w:rsid w:val="00530946"/>
    <w:rsid w:val="005312E4"/>
    <w:rsid w:val="005314CC"/>
    <w:rsid w:val="00531569"/>
    <w:rsid w:val="0053175A"/>
    <w:rsid w:val="00531D22"/>
    <w:rsid w:val="00531DC1"/>
    <w:rsid w:val="00531E9E"/>
    <w:rsid w:val="00531EFF"/>
    <w:rsid w:val="0053203A"/>
    <w:rsid w:val="00532063"/>
    <w:rsid w:val="00532964"/>
    <w:rsid w:val="00532AFA"/>
    <w:rsid w:val="00532D6F"/>
    <w:rsid w:val="0053312B"/>
    <w:rsid w:val="005331E6"/>
    <w:rsid w:val="00533338"/>
    <w:rsid w:val="00533360"/>
    <w:rsid w:val="00533849"/>
    <w:rsid w:val="00533E33"/>
    <w:rsid w:val="00533E86"/>
    <w:rsid w:val="00533F82"/>
    <w:rsid w:val="00534086"/>
    <w:rsid w:val="0053413E"/>
    <w:rsid w:val="00534421"/>
    <w:rsid w:val="00534711"/>
    <w:rsid w:val="0053481F"/>
    <w:rsid w:val="00534F14"/>
    <w:rsid w:val="0053509A"/>
    <w:rsid w:val="00535189"/>
    <w:rsid w:val="005352DC"/>
    <w:rsid w:val="00535D01"/>
    <w:rsid w:val="005360D2"/>
    <w:rsid w:val="005367F6"/>
    <w:rsid w:val="00536906"/>
    <w:rsid w:val="00536986"/>
    <w:rsid w:val="00536996"/>
    <w:rsid w:val="00536A29"/>
    <w:rsid w:val="00536AA0"/>
    <w:rsid w:val="00536E62"/>
    <w:rsid w:val="00537165"/>
    <w:rsid w:val="00537498"/>
    <w:rsid w:val="00537A42"/>
    <w:rsid w:val="00537B01"/>
    <w:rsid w:val="00537B64"/>
    <w:rsid w:val="00537D0E"/>
    <w:rsid w:val="00537D75"/>
    <w:rsid w:val="00537E6F"/>
    <w:rsid w:val="00540064"/>
    <w:rsid w:val="00540112"/>
    <w:rsid w:val="0054097A"/>
    <w:rsid w:val="00540DBA"/>
    <w:rsid w:val="00541A2F"/>
    <w:rsid w:val="00541AA7"/>
    <w:rsid w:val="00541D61"/>
    <w:rsid w:val="00541DCF"/>
    <w:rsid w:val="00541F45"/>
    <w:rsid w:val="00542005"/>
    <w:rsid w:val="0054250F"/>
    <w:rsid w:val="00542672"/>
    <w:rsid w:val="005426E0"/>
    <w:rsid w:val="0054293A"/>
    <w:rsid w:val="0054299D"/>
    <w:rsid w:val="00542A97"/>
    <w:rsid w:val="00542CAB"/>
    <w:rsid w:val="005435A5"/>
    <w:rsid w:val="00543691"/>
    <w:rsid w:val="005436AB"/>
    <w:rsid w:val="0054372A"/>
    <w:rsid w:val="005452BF"/>
    <w:rsid w:val="00545307"/>
    <w:rsid w:val="0054535A"/>
    <w:rsid w:val="005454EF"/>
    <w:rsid w:val="005466D3"/>
    <w:rsid w:val="005466DF"/>
    <w:rsid w:val="00546A9C"/>
    <w:rsid w:val="00546AA5"/>
    <w:rsid w:val="005471CC"/>
    <w:rsid w:val="00547868"/>
    <w:rsid w:val="00547B68"/>
    <w:rsid w:val="00547ED3"/>
    <w:rsid w:val="00550058"/>
    <w:rsid w:val="0055025B"/>
    <w:rsid w:val="005507CD"/>
    <w:rsid w:val="005509A8"/>
    <w:rsid w:val="005510F5"/>
    <w:rsid w:val="0055130F"/>
    <w:rsid w:val="005515BE"/>
    <w:rsid w:val="005516EB"/>
    <w:rsid w:val="005517EB"/>
    <w:rsid w:val="00551BAC"/>
    <w:rsid w:val="00551BDF"/>
    <w:rsid w:val="00551C0E"/>
    <w:rsid w:val="00551E94"/>
    <w:rsid w:val="00551FBD"/>
    <w:rsid w:val="00552311"/>
    <w:rsid w:val="005524B5"/>
    <w:rsid w:val="00552604"/>
    <w:rsid w:val="00552676"/>
    <w:rsid w:val="005526DF"/>
    <w:rsid w:val="00552742"/>
    <w:rsid w:val="00552872"/>
    <w:rsid w:val="00552DBD"/>
    <w:rsid w:val="00552FD6"/>
    <w:rsid w:val="0055305B"/>
    <w:rsid w:val="00553195"/>
    <w:rsid w:val="00553756"/>
    <w:rsid w:val="00553A0C"/>
    <w:rsid w:val="00553B82"/>
    <w:rsid w:val="00553DD4"/>
    <w:rsid w:val="00553E0F"/>
    <w:rsid w:val="00554067"/>
    <w:rsid w:val="005540CF"/>
    <w:rsid w:val="005545F4"/>
    <w:rsid w:val="0055495D"/>
    <w:rsid w:val="00554C39"/>
    <w:rsid w:val="00554DAE"/>
    <w:rsid w:val="00554F4A"/>
    <w:rsid w:val="005554B3"/>
    <w:rsid w:val="0055570A"/>
    <w:rsid w:val="00555713"/>
    <w:rsid w:val="00555B5D"/>
    <w:rsid w:val="00555CF4"/>
    <w:rsid w:val="00555E9D"/>
    <w:rsid w:val="00555FEC"/>
    <w:rsid w:val="00556102"/>
    <w:rsid w:val="0055624E"/>
    <w:rsid w:val="00556C5A"/>
    <w:rsid w:val="005570B6"/>
    <w:rsid w:val="00557379"/>
    <w:rsid w:val="00557413"/>
    <w:rsid w:val="0055747E"/>
    <w:rsid w:val="0055778E"/>
    <w:rsid w:val="005577C7"/>
    <w:rsid w:val="00557857"/>
    <w:rsid w:val="00557DAA"/>
    <w:rsid w:val="0056034C"/>
    <w:rsid w:val="00560431"/>
    <w:rsid w:val="00560843"/>
    <w:rsid w:val="005608AD"/>
    <w:rsid w:val="00560D34"/>
    <w:rsid w:val="00560E64"/>
    <w:rsid w:val="00560F12"/>
    <w:rsid w:val="00560F34"/>
    <w:rsid w:val="00561947"/>
    <w:rsid w:val="005619BC"/>
    <w:rsid w:val="00561AF2"/>
    <w:rsid w:val="00561D90"/>
    <w:rsid w:val="0056216A"/>
    <w:rsid w:val="00562230"/>
    <w:rsid w:val="0056271C"/>
    <w:rsid w:val="0056290D"/>
    <w:rsid w:val="0056297F"/>
    <w:rsid w:val="0056306D"/>
    <w:rsid w:val="0056313F"/>
    <w:rsid w:val="0056333E"/>
    <w:rsid w:val="0056367F"/>
    <w:rsid w:val="00563771"/>
    <w:rsid w:val="005639B6"/>
    <w:rsid w:val="00563AB8"/>
    <w:rsid w:val="00564054"/>
    <w:rsid w:val="00564569"/>
    <w:rsid w:val="0056471D"/>
    <w:rsid w:val="0056490D"/>
    <w:rsid w:val="00564A62"/>
    <w:rsid w:val="00564AE0"/>
    <w:rsid w:val="00565179"/>
    <w:rsid w:val="0056518F"/>
    <w:rsid w:val="0056544A"/>
    <w:rsid w:val="00565467"/>
    <w:rsid w:val="005657D8"/>
    <w:rsid w:val="00565B57"/>
    <w:rsid w:val="00565E0B"/>
    <w:rsid w:val="00565EC0"/>
    <w:rsid w:val="00565EFF"/>
    <w:rsid w:val="0056620D"/>
    <w:rsid w:val="00566388"/>
    <w:rsid w:val="00566942"/>
    <w:rsid w:val="00566EBE"/>
    <w:rsid w:val="00566FF0"/>
    <w:rsid w:val="0056720A"/>
    <w:rsid w:val="00567B74"/>
    <w:rsid w:val="00567B78"/>
    <w:rsid w:val="0057050A"/>
    <w:rsid w:val="00570B72"/>
    <w:rsid w:val="00570B73"/>
    <w:rsid w:val="00570F1B"/>
    <w:rsid w:val="00571525"/>
    <w:rsid w:val="00571B37"/>
    <w:rsid w:val="00571BA9"/>
    <w:rsid w:val="00571EE3"/>
    <w:rsid w:val="00571F12"/>
    <w:rsid w:val="0057204D"/>
    <w:rsid w:val="00572154"/>
    <w:rsid w:val="005724D1"/>
    <w:rsid w:val="00572572"/>
    <w:rsid w:val="0057277A"/>
    <w:rsid w:val="00572C1F"/>
    <w:rsid w:val="005732C9"/>
    <w:rsid w:val="00573336"/>
    <w:rsid w:val="00573522"/>
    <w:rsid w:val="005737AF"/>
    <w:rsid w:val="005743A6"/>
    <w:rsid w:val="005745E7"/>
    <w:rsid w:val="0057463D"/>
    <w:rsid w:val="00574BD4"/>
    <w:rsid w:val="005752A3"/>
    <w:rsid w:val="0057534B"/>
    <w:rsid w:val="0057562E"/>
    <w:rsid w:val="005758CB"/>
    <w:rsid w:val="00575AFC"/>
    <w:rsid w:val="005763A4"/>
    <w:rsid w:val="0057661B"/>
    <w:rsid w:val="00576811"/>
    <w:rsid w:val="005769CC"/>
    <w:rsid w:val="00576A69"/>
    <w:rsid w:val="00577453"/>
    <w:rsid w:val="005774F5"/>
    <w:rsid w:val="00577D5A"/>
    <w:rsid w:val="0058022E"/>
    <w:rsid w:val="00580654"/>
    <w:rsid w:val="00580DCC"/>
    <w:rsid w:val="00580F40"/>
    <w:rsid w:val="00581016"/>
    <w:rsid w:val="00581061"/>
    <w:rsid w:val="0058133E"/>
    <w:rsid w:val="0058168F"/>
    <w:rsid w:val="005819E5"/>
    <w:rsid w:val="00582296"/>
    <w:rsid w:val="005826A8"/>
    <w:rsid w:val="005826DD"/>
    <w:rsid w:val="005829A4"/>
    <w:rsid w:val="00582FE8"/>
    <w:rsid w:val="005835A2"/>
    <w:rsid w:val="005836DA"/>
    <w:rsid w:val="00583BC0"/>
    <w:rsid w:val="00583C0E"/>
    <w:rsid w:val="00583D07"/>
    <w:rsid w:val="00583DF1"/>
    <w:rsid w:val="00583F14"/>
    <w:rsid w:val="005845DD"/>
    <w:rsid w:val="005847A7"/>
    <w:rsid w:val="00584E76"/>
    <w:rsid w:val="0058532B"/>
    <w:rsid w:val="005854BE"/>
    <w:rsid w:val="00585590"/>
    <w:rsid w:val="00585DCB"/>
    <w:rsid w:val="00585E23"/>
    <w:rsid w:val="00586880"/>
    <w:rsid w:val="005868AC"/>
    <w:rsid w:val="00586D09"/>
    <w:rsid w:val="00587476"/>
    <w:rsid w:val="00587995"/>
    <w:rsid w:val="00587A72"/>
    <w:rsid w:val="00587B36"/>
    <w:rsid w:val="00587C77"/>
    <w:rsid w:val="00590291"/>
    <w:rsid w:val="005905B8"/>
    <w:rsid w:val="00590788"/>
    <w:rsid w:val="00590AB7"/>
    <w:rsid w:val="00590BCE"/>
    <w:rsid w:val="00590C1F"/>
    <w:rsid w:val="00590D24"/>
    <w:rsid w:val="005911BB"/>
    <w:rsid w:val="00591944"/>
    <w:rsid w:val="00591A9C"/>
    <w:rsid w:val="00591B61"/>
    <w:rsid w:val="00591C8A"/>
    <w:rsid w:val="00591E5A"/>
    <w:rsid w:val="0059201B"/>
    <w:rsid w:val="00592577"/>
    <w:rsid w:val="00593041"/>
    <w:rsid w:val="00593516"/>
    <w:rsid w:val="00593536"/>
    <w:rsid w:val="005935EE"/>
    <w:rsid w:val="005935FD"/>
    <w:rsid w:val="00593AFC"/>
    <w:rsid w:val="00594310"/>
    <w:rsid w:val="00594535"/>
    <w:rsid w:val="00594AA8"/>
    <w:rsid w:val="00594E51"/>
    <w:rsid w:val="0059540A"/>
    <w:rsid w:val="005955E4"/>
    <w:rsid w:val="005955FB"/>
    <w:rsid w:val="00595871"/>
    <w:rsid w:val="005958B0"/>
    <w:rsid w:val="00595911"/>
    <w:rsid w:val="00596537"/>
    <w:rsid w:val="005965E1"/>
    <w:rsid w:val="0059694A"/>
    <w:rsid w:val="00596B00"/>
    <w:rsid w:val="00596C78"/>
    <w:rsid w:val="00597048"/>
    <w:rsid w:val="0059762A"/>
    <w:rsid w:val="00597BDF"/>
    <w:rsid w:val="00597CC9"/>
    <w:rsid w:val="00597F33"/>
    <w:rsid w:val="005A0338"/>
    <w:rsid w:val="005A0462"/>
    <w:rsid w:val="005A04F8"/>
    <w:rsid w:val="005A0773"/>
    <w:rsid w:val="005A09DB"/>
    <w:rsid w:val="005A0BD3"/>
    <w:rsid w:val="005A0C9E"/>
    <w:rsid w:val="005A11EF"/>
    <w:rsid w:val="005A12E2"/>
    <w:rsid w:val="005A15EA"/>
    <w:rsid w:val="005A1BAD"/>
    <w:rsid w:val="005A1D1B"/>
    <w:rsid w:val="005A20DC"/>
    <w:rsid w:val="005A25FD"/>
    <w:rsid w:val="005A2981"/>
    <w:rsid w:val="005A2B7C"/>
    <w:rsid w:val="005A2E7C"/>
    <w:rsid w:val="005A3431"/>
    <w:rsid w:val="005A376C"/>
    <w:rsid w:val="005A378C"/>
    <w:rsid w:val="005A3B3F"/>
    <w:rsid w:val="005A449F"/>
    <w:rsid w:val="005A44B0"/>
    <w:rsid w:val="005A4834"/>
    <w:rsid w:val="005A49BE"/>
    <w:rsid w:val="005A4A14"/>
    <w:rsid w:val="005A4D01"/>
    <w:rsid w:val="005A4DD7"/>
    <w:rsid w:val="005A50F3"/>
    <w:rsid w:val="005A5223"/>
    <w:rsid w:val="005A573B"/>
    <w:rsid w:val="005A5766"/>
    <w:rsid w:val="005A58A4"/>
    <w:rsid w:val="005A593E"/>
    <w:rsid w:val="005A5973"/>
    <w:rsid w:val="005A5C3E"/>
    <w:rsid w:val="005A5C76"/>
    <w:rsid w:val="005A5CC6"/>
    <w:rsid w:val="005A5E1C"/>
    <w:rsid w:val="005A6085"/>
    <w:rsid w:val="005A6DF6"/>
    <w:rsid w:val="005A6E4B"/>
    <w:rsid w:val="005A6FAC"/>
    <w:rsid w:val="005A7027"/>
    <w:rsid w:val="005A7133"/>
    <w:rsid w:val="005A71E9"/>
    <w:rsid w:val="005A74DD"/>
    <w:rsid w:val="005A767B"/>
    <w:rsid w:val="005A7780"/>
    <w:rsid w:val="005A7B0F"/>
    <w:rsid w:val="005A7B3D"/>
    <w:rsid w:val="005A7BBC"/>
    <w:rsid w:val="005B0661"/>
    <w:rsid w:val="005B06E6"/>
    <w:rsid w:val="005B0708"/>
    <w:rsid w:val="005B0B41"/>
    <w:rsid w:val="005B0C95"/>
    <w:rsid w:val="005B0DE2"/>
    <w:rsid w:val="005B0F32"/>
    <w:rsid w:val="005B1411"/>
    <w:rsid w:val="005B1697"/>
    <w:rsid w:val="005B179C"/>
    <w:rsid w:val="005B20BC"/>
    <w:rsid w:val="005B223F"/>
    <w:rsid w:val="005B257E"/>
    <w:rsid w:val="005B265C"/>
    <w:rsid w:val="005B27A7"/>
    <w:rsid w:val="005B2D21"/>
    <w:rsid w:val="005B2DFE"/>
    <w:rsid w:val="005B35BB"/>
    <w:rsid w:val="005B3636"/>
    <w:rsid w:val="005B3804"/>
    <w:rsid w:val="005B39F1"/>
    <w:rsid w:val="005B3B25"/>
    <w:rsid w:val="005B3CBE"/>
    <w:rsid w:val="005B3CC3"/>
    <w:rsid w:val="005B41EA"/>
    <w:rsid w:val="005B4402"/>
    <w:rsid w:val="005B4460"/>
    <w:rsid w:val="005B4863"/>
    <w:rsid w:val="005B4B73"/>
    <w:rsid w:val="005B5808"/>
    <w:rsid w:val="005B583A"/>
    <w:rsid w:val="005B5A8E"/>
    <w:rsid w:val="005B5AF1"/>
    <w:rsid w:val="005B5D13"/>
    <w:rsid w:val="005B5D1B"/>
    <w:rsid w:val="005B5EB2"/>
    <w:rsid w:val="005B601B"/>
    <w:rsid w:val="005B660C"/>
    <w:rsid w:val="005B678A"/>
    <w:rsid w:val="005B69F9"/>
    <w:rsid w:val="005B7132"/>
    <w:rsid w:val="005B7385"/>
    <w:rsid w:val="005B770B"/>
    <w:rsid w:val="005B77F3"/>
    <w:rsid w:val="005B79CB"/>
    <w:rsid w:val="005B7C02"/>
    <w:rsid w:val="005B7C63"/>
    <w:rsid w:val="005C03D0"/>
    <w:rsid w:val="005C048C"/>
    <w:rsid w:val="005C0C4C"/>
    <w:rsid w:val="005C0C65"/>
    <w:rsid w:val="005C0F23"/>
    <w:rsid w:val="005C1B33"/>
    <w:rsid w:val="005C21F6"/>
    <w:rsid w:val="005C22D7"/>
    <w:rsid w:val="005C2543"/>
    <w:rsid w:val="005C26C5"/>
    <w:rsid w:val="005C2A51"/>
    <w:rsid w:val="005C2D0B"/>
    <w:rsid w:val="005C38A0"/>
    <w:rsid w:val="005C3961"/>
    <w:rsid w:val="005C4325"/>
    <w:rsid w:val="005C4550"/>
    <w:rsid w:val="005C46F5"/>
    <w:rsid w:val="005C481E"/>
    <w:rsid w:val="005C4C4E"/>
    <w:rsid w:val="005C5091"/>
    <w:rsid w:val="005C51BC"/>
    <w:rsid w:val="005C6230"/>
    <w:rsid w:val="005C6405"/>
    <w:rsid w:val="005C68AE"/>
    <w:rsid w:val="005C6968"/>
    <w:rsid w:val="005C69FB"/>
    <w:rsid w:val="005C6E70"/>
    <w:rsid w:val="005C6F04"/>
    <w:rsid w:val="005C6FFD"/>
    <w:rsid w:val="005C7143"/>
    <w:rsid w:val="005C7B59"/>
    <w:rsid w:val="005C7CC6"/>
    <w:rsid w:val="005C7E17"/>
    <w:rsid w:val="005D01BF"/>
    <w:rsid w:val="005D0DF7"/>
    <w:rsid w:val="005D1025"/>
    <w:rsid w:val="005D10B7"/>
    <w:rsid w:val="005D12B0"/>
    <w:rsid w:val="005D16AB"/>
    <w:rsid w:val="005D1C62"/>
    <w:rsid w:val="005D1E12"/>
    <w:rsid w:val="005D1E57"/>
    <w:rsid w:val="005D20BC"/>
    <w:rsid w:val="005D20E9"/>
    <w:rsid w:val="005D226E"/>
    <w:rsid w:val="005D2366"/>
    <w:rsid w:val="005D26AE"/>
    <w:rsid w:val="005D2C39"/>
    <w:rsid w:val="005D2C44"/>
    <w:rsid w:val="005D2DA5"/>
    <w:rsid w:val="005D2FE1"/>
    <w:rsid w:val="005D3053"/>
    <w:rsid w:val="005D3126"/>
    <w:rsid w:val="005D3465"/>
    <w:rsid w:val="005D3AFD"/>
    <w:rsid w:val="005D3CD4"/>
    <w:rsid w:val="005D3D9B"/>
    <w:rsid w:val="005D3DAB"/>
    <w:rsid w:val="005D4281"/>
    <w:rsid w:val="005D4531"/>
    <w:rsid w:val="005D4539"/>
    <w:rsid w:val="005D48A1"/>
    <w:rsid w:val="005D49E4"/>
    <w:rsid w:val="005D4B6D"/>
    <w:rsid w:val="005D4DF4"/>
    <w:rsid w:val="005D517F"/>
    <w:rsid w:val="005D520C"/>
    <w:rsid w:val="005D558F"/>
    <w:rsid w:val="005D5751"/>
    <w:rsid w:val="005D57B6"/>
    <w:rsid w:val="005D59DC"/>
    <w:rsid w:val="005D5A69"/>
    <w:rsid w:val="005D60AB"/>
    <w:rsid w:val="005D6330"/>
    <w:rsid w:val="005D6463"/>
    <w:rsid w:val="005D6802"/>
    <w:rsid w:val="005D6891"/>
    <w:rsid w:val="005D69A8"/>
    <w:rsid w:val="005D6BA1"/>
    <w:rsid w:val="005D6CED"/>
    <w:rsid w:val="005D71AF"/>
    <w:rsid w:val="005D77B9"/>
    <w:rsid w:val="005D7C25"/>
    <w:rsid w:val="005D7E6E"/>
    <w:rsid w:val="005E060E"/>
    <w:rsid w:val="005E0859"/>
    <w:rsid w:val="005E088B"/>
    <w:rsid w:val="005E097E"/>
    <w:rsid w:val="005E0DC2"/>
    <w:rsid w:val="005E177D"/>
    <w:rsid w:val="005E18A2"/>
    <w:rsid w:val="005E18E0"/>
    <w:rsid w:val="005E1930"/>
    <w:rsid w:val="005E1AC1"/>
    <w:rsid w:val="005E1E2D"/>
    <w:rsid w:val="005E26D1"/>
    <w:rsid w:val="005E28AC"/>
    <w:rsid w:val="005E299C"/>
    <w:rsid w:val="005E33D1"/>
    <w:rsid w:val="005E3986"/>
    <w:rsid w:val="005E398C"/>
    <w:rsid w:val="005E4E2B"/>
    <w:rsid w:val="005E4EE3"/>
    <w:rsid w:val="005E5442"/>
    <w:rsid w:val="005E595C"/>
    <w:rsid w:val="005E5B2F"/>
    <w:rsid w:val="005E6056"/>
    <w:rsid w:val="005E689A"/>
    <w:rsid w:val="005E71F6"/>
    <w:rsid w:val="005E723F"/>
    <w:rsid w:val="005E748D"/>
    <w:rsid w:val="005E7900"/>
    <w:rsid w:val="005F002D"/>
    <w:rsid w:val="005F00E2"/>
    <w:rsid w:val="005F02A8"/>
    <w:rsid w:val="005F0452"/>
    <w:rsid w:val="005F05FD"/>
    <w:rsid w:val="005F06B5"/>
    <w:rsid w:val="005F0AF4"/>
    <w:rsid w:val="005F0E9D"/>
    <w:rsid w:val="005F0F0F"/>
    <w:rsid w:val="005F13CC"/>
    <w:rsid w:val="005F163F"/>
    <w:rsid w:val="005F17AB"/>
    <w:rsid w:val="005F1806"/>
    <w:rsid w:val="005F19B5"/>
    <w:rsid w:val="005F1B8C"/>
    <w:rsid w:val="005F1CB4"/>
    <w:rsid w:val="005F1CCB"/>
    <w:rsid w:val="005F2078"/>
    <w:rsid w:val="005F22DF"/>
    <w:rsid w:val="005F26CA"/>
    <w:rsid w:val="005F2A82"/>
    <w:rsid w:val="005F2D93"/>
    <w:rsid w:val="005F2F5D"/>
    <w:rsid w:val="005F3032"/>
    <w:rsid w:val="005F3163"/>
    <w:rsid w:val="005F3174"/>
    <w:rsid w:val="005F3878"/>
    <w:rsid w:val="005F4190"/>
    <w:rsid w:val="005F4624"/>
    <w:rsid w:val="005F46B0"/>
    <w:rsid w:val="005F4954"/>
    <w:rsid w:val="005F4AD7"/>
    <w:rsid w:val="005F4DE8"/>
    <w:rsid w:val="005F4E28"/>
    <w:rsid w:val="005F5158"/>
    <w:rsid w:val="005F5174"/>
    <w:rsid w:val="005F541D"/>
    <w:rsid w:val="005F5752"/>
    <w:rsid w:val="005F5AA2"/>
    <w:rsid w:val="005F641E"/>
    <w:rsid w:val="005F655D"/>
    <w:rsid w:val="005F66EE"/>
    <w:rsid w:val="005F678C"/>
    <w:rsid w:val="005F6A51"/>
    <w:rsid w:val="005F6BC0"/>
    <w:rsid w:val="005F6CAA"/>
    <w:rsid w:val="005F6CB8"/>
    <w:rsid w:val="005F70C4"/>
    <w:rsid w:val="005F717B"/>
    <w:rsid w:val="005F7A9F"/>
    <w:rsid w:val="005F7ABB"/>
    <w:rsid w:val="005F7BB2"/>
    <w:rsid w:val="00600899"/>
    <w:rsid w:val="00600EB1"/>
    <w:rsid w:val="00601656"/>
    <w:rsid w:val="00601766"/>
    <w:rsid w:val="0060183D"/>
    <w:rsid w:val="00601B87"/>
    <w:rsid w:val="00601E46"/>
    <w:rsid w:val="006025D1"/>
    <w:rsid w:val="00602B82"/>
    <w:rsid w:val="00603129"/>
    <w:rsid w:val="00603148"/>
    <w:rsid w:val="00603636"/>
    <w:rsid w:val="006037EF"/>
    <w:rsid w:val="00603905"/>
    <w:rsid w:val="00603AFD"/>
    <w:rsid w:val="006042FC"/>
    <w:rsid w:val="006046D5"/>
    <w:rsid w:val="00604748"/>
    <w:rsid w:val="00604BA0"/>
    <w:rsid w:val="00605193"/>
    <w:rsid w:val="00605B85"/>
    <w:rsid w:val="00605D54"/>
    <w:rsid w:val="0060618F"/>
    <w:rsid w:val="00606308"/>
    <w:rsid w:val="00606488"/>
    <w:rsid w:val="00606A3C"/>
    <w:rsid w:val="00606BED"/>
    <w:rsid w:val="00606E56"/>
    <w:rsid w:val="00606E85"/>
    <w:rsid w:val="00606EEF"/>
    <w:rsid w:val="0060733F"/>
    <w:rsid w:val="00607484"/>
    <w:rsid w:val="006074E6"/>
    <w:rsid w:val="00607B42"/>
    <w:rsid w:val="00607EBB"/>
    <w:rsid w:val="00610D51"/>
    <w:rsid w:val="00610D58"/>
    <w:rsid w:val="006112B5"/>
    <w:rsid w:val="00611422"/>
    <w:rsid w:val="00611693"/>
    <w:rsid w:val="006118A0"/>
    <w:rsid w:val="00611D62"/>
    <w:rsid w:val="00611E1F"/>
    <w:rsid w:val="0061215F"/>
    <w:rsid w:val="0061223E"/>
    <w:rsid w:val="00612259"/>
    <w:rsid w:val="006123CE"/>
    <w:rsid w:val="006128BD"/>
    <w:rsid w:val="00612A7A"/>
    <w:rsid w:val="00612FDA"/>
    <w:rsid w:val="006130A1"/>
    <w:rsid w:val="0061316C"/>
    <w:rsid w:val="006132A8"/>
    <w:rsid w:val="0061371B"/>
    <w:rsid w:val="00613AF2"/>
    <w:rsid w:val="00613B58"/>
    <w:rsid w:val="00614159"/>
    <w:rsid w:val="0061467F"/>
    <w:rsid w:val="00614940"/>
    <w:rsid w:val="00614C70"/>
    <w:rsid w:val="00614D15"/>
    <w:rsid w:val="0061533E"/>
    <w:rsid w:val="0061545D"/>
    <w:rsid w:val="00615C7E"/>
    <w:rsid w:val="006160EC"/>
    <w:rsid w:val="00616510"/>
    <w:rsid w:val="00616D6B"/>
    <w:rsid w:val="00617186"/>
    <w:rsid w:val="00617A24"/>
    <w:rsid w:val="00617AA5"/>
    <w:rsid w:val="00617BBF"/>
    <w:rsid w:val="00617D02"/>
    <w:rsid w:val="00617DC5"/>
    <w:rsid w:val="00617E99"/>
    <w:rsid w:val="0062031C"/>
    <w:rsid w:val="00620336"/>
    <w:rsid w:val="006205FF"/>
    <w:rsid w:val="00620A79"/>
    <w:rsid w:val="00620C0F"/>
    <w:rsid w:val="00620CB2"/>
    <w:rsid w:val="00620D07"/>
    <w:rsid w:val="00620E2D"/>
    <w:rsid w:val="006210EF"/>
    <w:rsid w:val="00621899"/>
    <w:rsid w:val="00621B2B"/>
    <w:rsid w:val="00621B3E"/>
    <w:rsid w:val="006225D5"/>
    <w:rsid w:val="00622C64"/>
    <w:rsid w:val="00622D79"/>
    <w:rsid w:val="00622E4D"/>
    <w:rsid w:val="0062392F"/>
    <w:rsid w:val="00624076"/>
    <w:rsid w:val="006241C5"/>
    <w:rsid w:val="006243C0"/>
    <w:rsid w:val="00624516"/>
    <w:rsid w:val="0062487F"/>
    <w:rsid w:val="0062493D"/>
    <w:rsid w:val="00624BDD"/>
    <w:rsid w:val="00624F56"/>
    <w:rsid w:val="006252F8"/>
    <w:rsid w:val="00625607"/>
    <w:rsid w:val="00625608"/>
    <w:rsid w:val="006256F3"/>
    <w:rsid w:val="00625773"/>
    <w:rsid w:val="00625894"/>
    <w:rsid w:val="00625E2A"/>
    <w:rsid w:val="0062602D"/>
    <w:rsid w:val="006260D6"/>
    <w:rsid w:val="0062611D"/>
    <w:rsid w:val="0062641C"/>
    <w:rsid w:val="00626543"/>
    <w:rsid w:val="00626574"/>
    <w:rsid w:val="00626619"/>
    <w:rsid w:val="006267B3"/>
    <w:rsid w:val="006267E8"/>
    <w:rsid w:val="0062696D"/>
    <w:rsid w:val="00626CFF"/>
    <w:rsid w:val="006271A9"/>
    <w:rsid w:val="0062758E"/>
    <w:rsid w:val="006278F6"/>
    <w:rsid w:val="00627B88"/>
    <w:rsid w:val="006300A0"/>
    <w:rsid w:val="006301AC"/>
    <w:rsid w:val="0063055C"/>
    <w:rsid w:val="00630603"/>
    <w:rsid w:val="00630643"/>
    <w:rsid w:val="006306C0"/>
    <w:rsid w:val="00630856"/>
    <w:rsid w:val="00630F87"/>
    <w:rsid w:val="00630F99"/>
    <w:rsid w:val="006310D0"/>
    <w:rsid w:val="00631118"/>
    <w:rsid w:val="0063127F"/>
    <w:rsid w:val="006314DD"/>
    <w:rsid w:val="0063160B"/>
    <w:rsid w:val="006317AF"/>
    <w:rsid w:val="006317B5"/>
    <w:rsid w:val="00631946"/>
    <w:rsid w:val="00631D9A"/>
    <w:rsid w:val="00631E7C"/>
    <w:rsid w:val="006328F5"/>
    <w:rsid w:val="00632A11"/>
    <w:rsid w:val="00633450"/>
    <w:rsid w:val="00633C97"/>
    <w:rsid w:val="006340EE"/>
    <w:rsid w:val="0063425B"/>
    <w:rsid w:val="0063438C"/>
    <w:rsid w:val="00634547"/>
    <w:rsid w:val="00634670"/>
    <w:rsid w:val="00634D34"/>
    <w:rsid w:val="00634D94"/>
    <w:rsid w:val="00634E09"/>
    <w:rsid w:val="00634F96"/>
    <w:rsid w:val="006354AB"/>
    <w:rsid w:val="006356B7"/>
    <w:rsid w:val="00635CAA"/>
    <w:rsid w:val="00635CCB"/>
    <w:rsid w:val="00635CF5"/>
    <w:rsid w:val="00635E96"/>
    <w:rsid w:val="00635EDD"/>
    <w:rsid w:val="0063682A"/>
    <w:rsid w:val="00636CCB"/>
    <w:rsid w:val="00636D8E"/>
    <w:rsid w:val="0063705C"/>
    <w:rsid w:val="0063716F"/>
    <w:rsid w:val="0063748E"/>
    <w:rsid w:val="006378C5"/>
    <w:rsid w:val="00637ACC"/>
    <w:rsid w:val="00637B96"/>
    <w:rsid w:val="00637C8D"/>
    <w:rsid w:val="006401F1"/>
    <w:rsid w:val="0064027E"/>
    <w:rsid w:val="00640711"/>
    <w:rsid w:val="00640778"/>
    <w:rsid w:val="00640950"/>
    <w:rsid w:val="006409FF"/>
    <w:rsid w:val="00640C7F"/>
    <w:rsid w:val="00640E93"/>
    <w:rsid w:val="00640E9E"/>
    <w:rsid w:val="006410B9"/>
    <w:rsid w:val="00641671"/>
    <w:rsid w:val="006416EA"/>
    <w:rsid w:val="00641A1A"/>
    <w:rsid w:val="00641D92"/>
    <w:rsid w:val="00641E5C"/>
    <w:rsid w:val="00641F25"/>
    <w:rsid w:val="00641FDD"/>
    <w:rsid w:val="0064237B"/>
    <w:rsid w:val="006426F4"/>
    <w:rsid w:val="00642CEC"/>
    <w:rsid w:val="00642FA7"/>
    <w:rsid w:val="00643233"/>
    <w:rsid w:val="006432AE"/>
    <w:rsid w:val="006432D7"/>
    <w:rsid w:val="00643674"/>
    <w:rsid w:val="00643680"/>
    <w:rsid w:val="006437C8"/>
    <w:rsid w:val="006438EE"/>
    <w:rsid w:val="00644058"/>
    <w:rsid w:val="00644123"/>
    <w:rsid w:val="006449FC"/>
    <w:rsid w:val="00644D4C"/>
    <w:rsid w:val="00645766"/>
    <w:rsid w:val="00645797"/>
    <w:rsid w:val="00645D9F"/>
    <w:rsid w:val="006467AD"/>
    <w:rsid w:val="00646B1A"/>
    <w:rsid w:val="00647161"/>
    <w:rsid w:val="00647381"/>
    <w:rsid w:val="006477D8"/>
    <w:rsid w:val="006478CA"/>
    <w:rsid w:val="00647B69"/>
    <w:rsid w:val="00647C05"/>
    <w:rsid w:val="006504E5"/>
    <w:rsid w:val="00650D2A"/>
    <w:rsid w:val="00650E9A"/>
    <w:rsid w:val="00650EED"/>
    <w:rsid w:val="00651388"/>
    <w:rsid w:val="00651411"/>
    <w:rsid w:val="0065176C"/>
    <w:rsid w:val="00651C89"/>
    <w:rsid w:val="00651D80"/>
    <w:rsid w:val="006520C1"/>
    <w:rsid w:val="00652615"/>
    <w:rsid w:val="006536C3"/>
    <w:rsid w:val="00653896"/>
    <w:rsid w:val="0065389D"/>
    <w:rsid w:val="00653DCB"/>
    <w:rsid w:val="00653E20"/>
    <w:rsid w:val="00653F2C"/>
    <w:rsid w:val="0065435A"/>
    <w:rsid w:val="00654757"/>
    <w:rsid w:val="00654819"/>
    <w:rsid w:val="00654D30"/>
    <w:rsid w:val="00655480"/>
    <w:rsid w:val="00655952"/>
    <w:rsid w:val="00655CA6"/>
    <w:rsid w:val="00655CC7"/>
    <w:rsid w:val="00655D30"/>
    <w:rsid w:val="0065606B"/>
    <w:rsid w:val="00656108"/>
    <w:rsid w:val="00656115"/>
    <w:rsid w:val="0065629D"/>
    <w:rsid w:val="006566A0"/>
    <w:rsid w:val="0065702C"/>
    <w:rsid w:val="006571EF"/>
    <w:rsid w:val="00657829"/>
    <w:rsid w:val="0065F38C"/>
    <w:rsid w:val="00661264"/>
    <w:rsid w:val="00661434"/>
    <w:rsid w:val="006614E3"/>
    <w:rsid w:val="00661CD0"/>
    <w:rsid w:val="006620D0"/>
    <w:rsid w:val="006622C6"/>
    <w:rsid w:val="0066245F"/>
    <w:rsid w:val="006627C3"/>
    <w:rsid w:val="00662C22"/>
    <w:rsid w:val="00662CB3"/>
    <w:rsid w:val="00662F25"/>
    <w:rsid w:val="006634F8"/>
    <w:rsid w:val="0066368B"/>
    <w:rsid w:val="00663EA4"/>
    <w:rsid w:val="00663F0F"/>
    <w:rsid w:val="00663FCB"/>
    <w:rsid w:val="00663FD5"/>
    <w:rsid w:val="0066420D"/>
    <w:rsid w:val="006644D6"/>
    <w:rsid w:val="0066450B"/>
    <w:rsid w:val="00664840"/>
    <w:rsid w:val="00664912"/>
    <w:rsid w:val="00664E1F"/>
    <w:rsid w:val="00665643"/>
    <w:rsid w:val="00665743"/>
    <w:rsid w:val="00665C2C"/>
    <w:rsid w:val="00666049"/>
    <w:rsid w:val="00666933"/>
    <w:rsid w:val="00666C64"/>
    <w:rsid w:val="00666CA9"/>
    <w:rsid w:val="00666F7D"/>
    <w:rsid w:val="0066756D"/>
    <w:rsid w:val="0066770A"/>
    <w:rsid w:val="00667C67"/>
    <w:rsid w:val="00670104"/>
    <w:rsid w:val="00670A83"/>
    <w:rsid w:val="00670BC8"/>
    <w:rsid w:val="00670F77"/>
    <w:rsid w:val="0067114F"/>
    <w:rsid w:val="006713CC"/>
    <w:rsid w:val="00671B53"/>
    <w:rsid w:val="00673024"/>
    <w:rsid w:val="0067332C"/>
    <w:rsid w:val="006734AB"/>
    <w:rsid w:val="0067350A"/>
    <w:rsid w:val="00673526"/>
    <w:rsid w:val="006736A2"/>
    <w:rsid w:val="0067371B"/>
    <w:rsid w:val="006739E3"/>
    <w:rsid w:val="00674419"/>
    <w:rsid w:val="0067485A"/>
    <w:rsid w:val="00674F27"/>
    <w:rsid w:val="0067539E"/>
    <w:rsid w:val="0067551B"/>
    <w:rsid w:val="00675B79"/>
    <w:rsid w:val="00675E55"/>
    <w:rsid w:val="006760C8"/>
    <w:rsid w:val="00676154"/>
    <w:rsid w:val="006765F6"/>
    <w:rsid w:val="006768AE"/>
    <w:rsid w:val="0067698F"/>
    <w:rsid w:val="00676A21"/>
    <w:rsid w:val="00676A43"/>
    <w:rsid w:val="00676D5F"/>
    <w:rsid w:val="0067707B"/>
    <w:rsid w:val="0067710D"/>
    <w:rsid w:val="006772FD"/>
    <w:rsid w:val="0067774D"/>
    <w:rsid w:val="0067776B"/>
    <w:rsid w:val="00677A72"/>
    <w:rsid w:val="00677CB9"/>
    <w:rsid w:val="00677D51"/>
    <w:rsid w:val="00680035"/>
    <w:rsid w:val="006801A8"/>
    <w:rsid w:val="006804A1"/>
    <w:rsid w:val="006804F5"/>
    <w:rsid w:val="00680886"/>
    <w:rsid w:val="00680C6A"/>
    <w:rsid w:val="006812C5"/>
    <w:rsid w:val="006818D0"/>
    <w:rsid w:val="00681928"/>
    <w:rsid w:val="00681D0E"/>
    <w:rsid w:val="00682458"/>
    <w:rsid w:val="00682C80"/>
    <w:rsid w:val="006831EC"/>
    <w:rsid w:val="00683452"/>
    <w:rsid w:val="00683490"/>
    <w:rsid w:val="00683BC9"/>
    <w:rsid w:val="00683FAE"/>
    <w:rsid w:val="0068412B"/>
    <w:rsid w:val="006843AF"/>
    <w:rsid w:val="006844DA"/>
    <w:rsid w:val="00684795"/>
    <w:rsid w:val="00684878"/>
    <w:rsid w:val="0068492C"/>
    <w:rsid w:val="00685E84"/>
    <w:rsid w:val="006860C5"/>
    <w:rsid w:val="006864F9"/>
    <w:rsid w:val="00686A0F"/>
    <w:rsid w:val="00686DC7"/>
    <w:rsid w:val="00687283"/>
    <w:rsid w:val="00687507"/>
    <w:rsid w:val="006876FC"/>
    <w:rsid w:val="00687A45"/>
    <w:rsid w:val="00687B54"/>
    <w:rsid w:val="00687E32"/>
    <w:rsid w:val="00687E3F"/>
    <w:rsid w:val="00690408"/>
    <w:rsid w:val="006905E7"/>
    <w:rsid w:val="0069071F"/>
    <w:rsid w:val="0069108D"/>
    <w:rsid w:val="0069144D"/>
    <w:rsid w:val="00691814"/>
    <w:rsid w:val="00691972"/>
    <w:rsid w:val="00691E05"/>
    <w:rsid w:val="0069204E"/>
    <w:rsid w:val="00692277"/>
    <w:rsid w:val="00692ED2"/>
    <w:rsid w:val="006930DC"/>
    <w:rsid w:val="0069362C"/>
    <w:rsid w:val="00693710"/>
    <w:rsid w:val="00693AFE"/>
    <w:rsid w:val="00694329"/>
    <w:rsid w:val="00694347"/>
    <w:rsid w:val="0069437A"/>
    <w:rsid w:val="006943DB"/>
    <w:rsid w:val="006943EE"/>
    <w:rsid w:val="00694792"/>
    <w:rsid w:val="00694C69"/>
    <w:rsid w:val="00694D14"/>
    <w:rsid w:val="006957B6"/>
    <w:rsid w:val="00695B25"/>
    <w:rsid w:val="0069613F"/>
    <w:rsid w:val="00696316"/>
    <w:rsid w:val="006963C2"/>
    <w:rsid w:val="00696458"/>
    <w:rsid w:val="0069650E"/>
    <w:rsid w:val="0069666E"/>
    <w:rsid w:val="00696B9F"/>
    <w:rsid w:val="00696C55"/>
    <w:rsid w:val="00697472"/>
    <w:rsid w:val="006974CD"/>
    <w:rsid w:val="00697749"/>
    <w:rsid w:val="006978E3"/>
    <w:rsid w:val="0069798A"/>
    <w:rsid w:val="006A0077"/>
    <w:rsid w:val="006A0340"/>
    <w:rsid w:val="006A074F"/>
    <w:rsid w:val="006A0996"/>
    <w:rsid w:val="006A0A31"/>
    <w:rsid w:val="006A0B3A"/>
    <w:rsid w:val="006A0BC0"/>
    <w:rsid w:val="006A16E0"/>
    <w:rsid w:val="006A1ACE"/>
    <w:rsid w:val="006A1D50"/>
    <w:rsid w:val="006A220D"/>
    <w:rsid w:val="006A2995"/>
    <w:rsid w:val="006A2AC1"/>
    <w:rsid w:val="006A2C17"/>
    <w:rsid w:val="006A3682"/>
    <w:rsid w:val="006A375C"/>
    <w:rsid w:val="006A3B2F"/>
    <w:rsid w:val="006A3FD1"/>
    <w:rsid w:val="006A42D3"/>
    <w:rsid w:val="006A49E0"/>
    <w:rsid w:val="006A4CF0"/>
    <w:rsid w:val="006A4E71"/>
    <w:rsid w:val="006A507E"/>
    <w:rsid w:val="006A55EB"/>
    <w:rsid w:val="006A567B"/>
    <w:rsid w:val="006A592F"/>
    <w:rsid w:val="006A599D"/>
    <w:rsid w:val="006A5F7D"/>
    <w:rsid w:val="006A631B"/>
    <w:rsid w:val="006A65BA"/>
    <w:rsid w:val="006A687B"/>
    <w:rsid w:val="006A6EDA"/>
    <w:rsid w:val="006A6F31"/>
    <w:rsid w:val="006A6F33"/>
    <w:rsid w:val="006A7168"/>
    <w:rsid w:val="006A7187"/>
    <w:rsid w:val="006A74A9"/>
    <w:rsid w:val="006A78FE"/>
    <w:rsid w:val="006A7B80"/>
    <w:rsid w:val="006A7E13"/>
    <w:rsid w:val="006B07BE"/>
    <w:rsid w:val="006B0E59"/>
    <w:rsid w:val="006B0F43"/>
    <w:rsid w:val="006B116E"/>
    <w:rsid w:val="006B17F4"/>
    <w:rsid w:val="006B17FC"/>
    <w:rsid w:val="006B183C"/>
    <w:rsid w:val="006B188E"/>
    <w:rsid w:val="006B18E9"/>
    <w:rsid w:val="006B1D7E"/>
    <w:rsid w:val="006B29C4"/>
    <w:rsid w:val="006B2A00"/>
    <w:rsid w:val="006B2A87"/>
    <w:rsid w:val="006B304B"/>
    <w:rsid w:val="006B3853"/>
    <w:rsid w:val="006B3B1B"/>
    <w:rsid w:val="006B3E6A"/>
    <w:rsid w:val="006B48F8"/>
    <w:rsid w:val="006B4A14"/>
    <w:rsid w:val="006B51AA"/>
    <w:rsid w:val="006B582C"/>
    <w:rsid w:val="006B59D2"/>
    <w:rsid w:val="006B5E44"/>
    <w:rsid w:val="006B6099"/>
    <w:rsid w:val="006B62E8"/>
    <w:rsid w:val="006B6800"/>
    <w:rsid w:val="006B6AD9"/>
    <w:rsid w:val="006B6C5C"/>
    <w:rsid w:val="006B702C"/>
    <w:rsid w:val="006B7121"/>
    <w:rsid w:val="006B7197"/>
    <w:rsid w:val="006B744C"/>
    <w:rsid w:val="006B745A"/>
    <w:rsid w:val="006B7AB7"/>
    <w:rsid w:val="006B7BA1"/>
    <w:rsid w:val="006C01DA"/>
    <w:rsid w:val="006C074A"/>
    <w:rsid w:val="006C0D7A"/>
    <w:rsid w:val="006C1453"/>
    <w:rsid w:val="006C1C15"/>
    <w:rsid w:val="006C2495"/>
    <w:rsid w:val="006C24C0"/>
    <w:rsid w:val="006C2592"/>
    <w:rsid w:val="006C25A8"/>
    <w:rsid w:val="006C2959"/>
    <w:rsid w:val="006C2AF1"/>
    <w:rsid w:val="006C2B01"/>
    <w:rsid w:val="006C2B30"/>
    <w:rsid w:val="006C333B"/>
    <w:rsid w:val="006C3565"/>
    <w:rsid w:val="006C376B"/>
    <w:rsid w:val="006C37DD"/>
    <w:rsid w:val="006C419C"/>
    <w:rsid w:val="006C4689"/>
    <w:rsid w:val="006C48F7"/>
    <w:rsid w:val="006C4B3E"/>
    <w:rsid w:val="006C4C11"/>
    <w:rsid w:val="006C4C6E"/>
    <w:rsid w:val="006C4CB6"/>
    <w:rsid w:val="006C598A"/>
    <w:rsid w:val="006C602A"/>
    <w:rsid w:val="006C6243"/>
    <w:rsid w:val="006C64BD"/>
    <w:rsid w:val="006C66A8"/>
    <w:rsid w:val="006C6749"/>
    <w:rsid w:val="006C6752"/>
    <w:rsid w:val="006C6A71"/>
    <w:rsid w:val="006C7461"/>
    <w:rsid w:val="006C782D"/>
    <w:rsid w:val="006C79D4"/>
    <w:rsid w:val="006C7D46"/>
    <w:rsid w:val="006D000F"/>
    <w:rsid w:val="006D00FC"/>
    <w:rsid w:val="006D0312"/>
    <w:rsid w:val="006D0652"/>
    <w:rsid w:val="006D08BC"/>
    <w:rsid w:val="006D0B2A"/>
    <w:rsid w:val="006D1084"/>
    <w:rsid w:val="006D137F"/>
    <w:rsid w:val="006D14C7"/>
    <w:rsid w:val="006D19B9"/>
    <w:rsid w:val="006D1FC0"/>
    <w:rsid w:val="006D2063"/>
    <w:rsid w:val="006D242B"/>
    <w:rsid w:val="006D2549"/>
    <w:rsid w:val="006D25A6"/>
    <w:rsid w:val="006D2609"/>
    <w:rsid w:val="006D2C65"/>
    <w:rsid w:val="006D2FE3"/>
    <w:rsid w:val="006D2FFE"/>
    <w:rsid w:val="006D39B5"/>
    <w:rsid w:val="006D3F28"/>
    <w:rsid w:val="006D4095"/>
    <w:rsid w:val="006D4137"/>
    <w:rsid w:val="006D4638"/>
    <w:rsid w:val="006D46EA"/>
    <w:rsid w:val="006D50DB"/>
    <w:rsid w:val="006D50DE"/>
    <w:rsid w:val="006D5EF3"/>
    <w:rsid w:val="006D5F99"/>
    <w:rsid w:val="006D5FD4"/>
    <w:rsid w:val="006D65E0"/>
    <w:rsid w:val="006D693D"/>
    <w:rsid w:val="006D7000"/>
    <w:rsid w:val="006D708E"/>
    <w:rsid w:val="006D71EB"/>
    <w:rsid w:val="006D738A"/>
    <w:rsid w:val="006D73B1"/>
    <w:rsid w:val="006D7587"/>
    <w:rsid w:val="006D795B"/>
    <w:rsid w:val="006D7ED6"/>
    <w:rsid w:val="006D7FC0"/>
    <w:rsid w:val="006E055F"/>
    <w:rsid w:val="006E0694"/>
    <w:rsid w:val="006E07A2"/>
    <w:rsid w:val="006E07FB"/>
    <w:rsid w:val="006E0865"/>
    <w:rsid w:val="006E0F44"/>
    <w:rsid w:val="006E1448"/>
    <w:rsid w:val="006E1BE2"/>
    <w:rsid w:val="006E1C7E"/>
    <w:rsid w:val="006E1D19"/>
    <w:rsid w:val="006E1D67"/>
    <w:rsid w:val="006E230B"/>
    <w:rsid w:val="006E26E1"/>
    <w:rsid w:val="006E2CBC"/>
    <w:rsid w:val="006E2F25"/>
    <w:rsid w:val="006E321D"/>
    <w:rsid w:val="006E327A"/>
    <w:rsid w:val="006E359B"/>
    <w:rsid w:val="006E394E"/>
    <w:rsid w:val="006E3958"/>
    <w:rsid w:val="006E3CCF"/>
    <w:rsid w:val="006E3D97"/>
    <w:rsid w:val="006E4229"/>
    <w:rsid w:val="006E44AC"/>
    <w:rsid w:val="006E45D3"/>
    <w:rsid w:val="006E4844"/>
    <w:rsid w:val="006E4A35"/>
    <w:rsid w:val="006E4B91"/>
    <w:rsid w:val="006E4E40"/>
    <w:rsid w:val="006E4F76"/>
    <w:rsid w:val="006E50A1"/>
    <w:rsid w:val="006E5668"/>
    <w:rsid w:val="006E566B"/>
    <w:rsid w:val="006E5E86"/>
    <w:rsid w:val="006E5EA0"/>
    <w:rsid w:val="006E6D23"/>
    <w:rsid w:val="006E6EF3"/>
    <w:rsid w:val="006E705E"/>
    <w:rsid w:val="006E75FA"/>
    <w:rsid w:val="006E798A"/>
    <w:rsid w:val="006F0522"/>
    <w:rsid w:val="006F0741"/>
    <w:rsid w:val="006F0B91"/>
    <w:rsid w:val="006F0CEC"/>
    <w:rsid w:val="006F0CFB"/>
    <w:rsid w:val="006F0DC9"/>
    <w:rsid w:val="006F14D8"/>
    <w:rsid w:val="006F1825"/>
    <w:rsid w:val="006F19D7"/>
    <w:rsid w:val="006F1CA4"/>
    <w:rsid w:val="006F1FBE"/>
    <w:rsid w:val="006F2173"/>
    <w:rsid w:val="006F2329"/>
    <w:rsid w:val="006F254A"/>
    <w:rsid w:val="006F2656"/>
    <w:rsid w:val="006F2B55"/>
    <w:rsid w:val="006F2B7C"/>
    <w:rsid w:val="006F2D69"/>
    <w:rsid w:val="006F323C"/>
    <w:rsid w:val="006F3AAB"/>
    <w:rsid w:val="006F3E5E"/>
    <w:rsid w:val="006F4017"/>
    <w:rsid w:val="006F4035"/>
    <w:rsid w:val="006F495C"/>
    <w:rsid w:val="006F4966"/>
    <w:rsid w:val="006F4975"/>
    <w:rsid w:val="006F4DB9"/>
    <w:rsid w:val="006F55D6"/>
    <w:rsid w:val="006F59C6"/>
    <w:rsid w:val="006F5BB7"/>
    <w:rsid w:val="006F6141"/>
    <w:rsid w:val="006F6EC5"/>
    <w:rsid w:val="006F6EEB"/>
    <w:rsid w:val="006F6F55"/>
    <w:rsid w:val="006F7344"/>
    <w:rsid w:val="006F73EF"/>
    <w:rsid w:val="006F7621"/>
    <w:rsid w:val="006F7644"/>
    <w:rsid w:val="006F7E18"/>
    <w:rsid w:val="006F7ECC"/>
    <w:rsid w:val="00700082"/>
    <w:rsid w:val="00700163"/>
    <w:rsid w:val="007001A7"/>
    <w:rsid w:val="007001E7"/>
    <w:rsid w:val="00700842"/>
    <w:rsid w:val="00700F07"/>
    <w:rsid w:val="00701259"/>
    <w:rsid w:val="0070182B"/>
    <w:rsid w:val="00701AFD"/>
    <w:rsid w:val="00701B20"/>
    <w:rsid w:val="00701B88"/>
    <w:rsid w:val="00702022"/>
    <w:rsid w:val="0070263E"/>
    <w:rsid w:val="007026FD"/>
    <w:rsid w:val="0070278C"/>
    <w:rsid w:val="0070286F"/>
    <w:rsid w:val="00702915"/>
    <w:rsid w:val="0070291F"/>
    <w:rsid w:val="007029C5"/>
    <w:rsid w:val="00702AD2"/>
    <w:rsid w:val="00702E8E"/>
    <w:rsid w:val="00703048"/>
    <w:rsid w:val="007030B3"/>
    <w:rsid w:val="00703159"/>
    <w:rsid w:val="0070318F"/>
    <w:rsid w:val="00703430"/>
    <w:rsid w:val="00703978"/>
    <w:rsid w:val="00704519"/>
    <w:rsid w:val="007046DA"/>
    <w:rsid w:val="007046FE"/>
    <w:rsid w:val="0070472C"/>
    <w:rsid w:val="007049C2"/>
    <w:rsid w:val="00704C16"/>
    <w:rsid w:val="00704CCD"/>
    <w:rsid w:val="00705359"/>
    <w:rsid w:val="00705522"/>
    <w:rsid w:val="007058E3"/>
    <w:rsid w:val="00705966"/>
    <w:rsid w:val="00705A31"/>
    <w:rsid w:val="00705B4D"/>
    <w:rsid w:val="00705FA8"/>
    <w:rsid w:val="007060C0"/>
    <w:rsid w:val="0070666D"/>
    <w:rsid w:val="00706953"/>
    <w:rsid w:val="00706C33"/>
    <w:rsid w:val="0070739E"/>
    <w:rsid w:val="007074F9"/>
    <w:rsid w:val="0070752E"/>
    <w:rsid w:val="00707A12"/>
    <w:rsid w:val="00707AE4"/>
    <w:rsid w:val="00707D3A"/>
    <w:rsid w:val="00710045"/>
    <w:rsid w:val="007100CE"/>
    <w:rsid w:val="0071056F"/>
    <w:rsid w:val="007105B9"/>
    <w:rsid w:val="00710902"/>
    <w:rsid w:val="00711523"/>
    <w:rsid w:val="00711678"/>
    <w:rsid w:val="00711D35"/>
    <w:rsid w:val="00711FE4"/>
    <w:rsid w:val="0071224E"/>
    <w:rsid w:val="00712686"/>
    <w:rsid w:val="00712881"/>
    <w:rsid w:val="00712BC3"/>
    <w:rsid w:val="00712CD4"/>
    <w:rsid w:val="00713030"/>
    <w:rsid w:val="00713134"/>
    <w:rsid w:val="00713185"/>
    <w:rsid w:val="007133C8"/>
    <w:rsid w:val="00713501"/>
    <w:rsid w:val="00713638"/>
    <w:rsid w:val="007138D2"/>
    <w:rsid w:val="00713CE5"/>
    <w:rsid w:val="00713FC6"/>
    <w:rsid w:val="00714541"/>
    <w:rsid w:val="00714573"/>
    <w:rsid w:val="0071474E"/>
    <w:rsid w:val="0071484D"/>
    <w:rsid w:val="0071499E"/>
    <w:rsid w:val="00714C18"/>
    <w:rsid w:val="00714FB8"/>
    <w:rsid w:val="00714FF3"/>
    <w:rsid w:val="00715112"/>
    <w:rsid w:val="0071584A"/>
    <w:rsid w:val="00715D00"/>
    <w:rsid w:val="00716A71"/>
    <w:rsid w:val="00716E81"/>
    <w:rsid w:val="007173A2"/>
    <w:rsid w:val="00717584"/>
    <w:rsid w:val="00717A9E"/>
    <w:rsid w:val="00717BBD"/>
    <w:rsid w:val="00717C6E"/>
    <w:rsid w:val="00717E77"/>
    <w:rsid w:val="00717E7F"/>
    <w:rsid w:val="00720164"/>
    <w:rsid w:val="007206F9"/>
    <w:rsid w:val="00720AB3"/>
    <w:rsid w:val="00720FC2"/>
    <w:rsid w:val="007212AD"/>
    <w:rsid w:val="00721CC4"/>
    <w:rsid w:val="00721FBE"/>
    <w:rsid w:val="00722340"/>
    <w:rsid w:val="00722462"/>
    <w:rsid w:val="00722D9D"/>
    <w:rsid w:val="00722F8C"/>
    <w:rsid w:val="007232CB"/>
    <w:rsid w:val="00723446"/>
    <w:rsid w:val="00723552"/>
    <w:rsid w:val="007238A7"/>
    <w:rsid w:val="00724224"/>
    <w:rsid w:val="007246F7"/>
    <w:rsid w:val="007248B4"/>
    <w:rsid w:val="00724EEA"/>
    <w:rsid w:val="00724F79"/>
    <w:rsid w:val="007256A8"/>
    <w:rsid w:val="00725AA2"/>
    <w:rsid w:val="00725D49"/>
    <w:rsid w:val="00725E85"/>
    <w:rsid w:val="007263EB"/>
    <w:rsid w:val="007264B9"/>
    <w:rsid w:val="00726513"/>
    <w:rsid w:val="0072672C"/>
    <w:rsid w:val="00726EB4"/>
    <w:rsid w:val="00727194"/>
    <w:rsid w:val="0072753D"/>
    <w:rsid w:val="007277A1"/>
    <w:rsid w:val="00727951"/>
    <w:rsid w:val="00727D7E"/>
    <w:rsid w:val="00727E7F"/>
    <w:rsid w:val="00727F1E"/>
    <w:rsid w:val="007304AC"/>
    <w:rsid w:val="00730A65"/>
    <w:rsid w:val="00730C90"/>
    <w:rsid w:val="00730F81"/>
    <w:rsid w:val="0073197B"/>
    <w:rsid w:val="00731CC6"/>
    <w:rsid w:val="00731E99"/>
    <w:rsid w:val="0073210C"/>
    <w:rsid w:val="00732C41"/>
    <w:rsid w:val="00733215"/>
    <w:rsid w:val="007332E3"/>
    <w:rsid w:val="007334E8"/>
    <w:rsid w:val="00733606"/>
    <w:rsid w:val="0073385F"/>
    <w:rsid w:val="00733887"/>
    <w:rsid w:val="00733A4D"/>
    <w:rsid w:val="00733D15"/>
    <w:rsid w:val="007340F9"/>
    <w:rsid w:val="00734317"/>
    <w:rsid w:val="00734634"/>
    <w:rsid w:val="007346C7"/>
    <w:rsid w:val="0073549C"/>
    <w:rsid w:val="00735689"/>
    <w:rsid w:val="00735C6E"/>
    <w:rsid w:val="00735EFA"/>
    <w:rsid w:val="00736840"/>
    <w:rsid w:val="007368BA"/>
    <w:rsid w:val="00736A2B"/>
    <w:rsid w:val="00736AE8"/>
    <w:rsid w:val="00736C83"/>
    <w:rsid w:val="0073722C"/>
    <w:rsid w:val="00737386"/>
    <w:rsid w:val="007376BF"/>
    <w:rsid w:val="0073772B"/>
    <w:rsid w:val="00737754"/>
    <w:rsid w:val="00737BB6"/>
    <w:rsid w:val="00737BB9"/>
    <w:rsid w:val="00737C6F"/>
    <w:rsid w:val="00740D65"/>
    <w:rsid w:val="00740F9B"/>
    <w:rsid w:val="007410A1"/>
    <w:rsid w:val="00741238"/>
    <w:rsid w:val="00741524"/>
    <w:rsid w:val="007416B3"/>
    <w:rsid w:val="00741810"/>
    <w:rsid w:val="007418D2"/>
    <w:rsid w:val="00741903"/>
    <w:rsid w:val="00741991"/>
    <w:rsid w:val="00741FA0"/>
    <w:rsid w:val="00742420"/>
    <w:rsid w:val="00742425"/>
    <w:rsid w:val="007424F4"/>
    <w:rsid w:val="00742CB5"/>
    <w:rsid w:val="00743045"/>
    <w:rsid w:val="007431A8"/>
    <w:rsid w:val="0074354C"/>
    <w:rsid w:val="007437A9"/>
    <w:rsid w:val="00743FE1"/>
    <w:rsid w:val="007440D4"/>
    <w:rsid w:val="00744324"/>
    <w:rsid w:val="00744568"/>
    <w:rsid w:val="0074457B"/>
    <w:rsid w:val="007446CF"/>
    <w:rsid w:val="007449EE"/>
    <w:rsid w:val="00744B80"/>
    <w:rsid w:val="00744BA4"/>
    <w:rsid w:val="00744DC8"/>
    <w:rsid w:val="00744EFE"/>
    <w:rsid w:val="00744F05"/>
    <w:rsid w:val="0074539F"/>
    <w:rsid w:val="00745617"/>
    <w:rsid w:val="00746293"/>
    <w:rsid w:val="007462D5"/>
    <w:rsid w:val="007462F6"/>
    <w:rsid w:val="007464DE"/>
    <w:rsid w:val="00746936"/>
    <w:rsid w:val="00746C3A"/>
    <w:rsid w:val="00746F21"/>
    <w:rsid w:val="00747025"/>
    <w:rsid w:val="00747363"/>
    <w:rsid w:val="0074763E"/>
    <w:rsid w:val="00747733"/>
    <w:rsid w:val="00747878"/>
    <w:rsid w:val="0075011C"/>
    <w:rsid w:val="007503E0"/>
    <w:rsid w:val="0075065C"/>
    <w:rsid w:val="00750EAC"/>
    <w:rsid w:val="0075111A"/>
    <w:rsid w:val="00751241"/>
    <w:rsid w:val="00751357"/>
    <w:rsid w:val="00751938"/>
    <w:rsid w:val="00751D53"/>
    <w:rsid w:val="00751D96"/>
    <w:rsid w:val="00751E59"/>
    <w:rsid w:val="00752A42"/>
    <w:rsid w:val="00752AA6"/>
    <w:rsid w:val="0075379C"/>
    <w:rsid w:val="00753911"/>
    <w:rsid w:val="00753B52"/>
    <w:rsid w:val="00753BF1"/>
    <w:rsid w:val="00753C85"/>
    <w:rsid w:val="00753D2D"/>
    <w:rsid w:val="00753E92"/>
    <w:rsid w:val="00753FFD"/>
    <w:rsid w:val="00754223"/>
    <w:rsid w:val="00754497"/>
    <w:rsid w:val="00754953"/>
    <w:rsid w:val="007549B2"/>
    <w:rsid w:val="00754B1F"/>
    <w:rsid w:val="00754B45"/>
    <w:rsid w:val="00754C2D"/>
    <w:rsid w:val="00754CC7"/>
    <w:rsid w:val="007550E7"/>
    <w:rsid w:val="007555FB"/>
    <w:rsid w:val="00755EC9"/>
    <w:rsid w:val="00756670"/>
    <w:rsid w:val="00756698"/>
    <w:rsid w:val="00756789"/>
    <w:rsid w:val="00757499"/>
    <w:rsid w:val="00757515"/>
    <w:rsid w:val="00757BF3"/>
    <w:rsid w:val="00757C0C"/>
    <w:rsid w:val="00757E5A"/>
    <w:rsid w:val="00757F58"/>
    <w:rsid w:val="00760460"/>
    <w:rsid w:val="0076052E"/>
    <w:rsid w:val="00760595"/>
    <w:rsid w:val="0076062D"/>
    <w:rsid w:val="007607AB"/>
    <w:rsid w:val="007610B1"/>
    <w:rsid w:val="00761269"/>
    <w:rsid w:val="0076131F"/>
    <w:rsid w:val="00761505"/>
    <w:rsid w:val="007619E9"/>
    <w:rsid w:val="00761D01"/>
    <w:rsid w:val="00762A02"/>
    <w:rsid w:val="00762A74"/>
    <w:rsid w:val="00762AC7"/>
    <w:rsid w:val="00763171"/>
    <w:rsid w:val="007635A3"/>
    <w:rsid w:val="00763725"/>
    <w:rsid w:val="0076386F"/>
    <w:rsid w:val="00763901"/>
    <w:rsid w:val="00763EFC"/>
    <w:rsid w:val="007641E1"/>
    <w:rsid w:val="007646A5"/>
    <w:rsid w:val="007648AF"/>
    <w:rsid w:val="0076496F"/>
    <w:rsid w:val="00764B41"/>
    <w:rsid w:val="00764F60"/>
    <w:rsid w:val="00764FFA"/>
    <w:rsid w:val="007650E1"/>
    <w:rsid w:val="007653C4"/>
    <w:rsid w:val="0076590B"/>
    <w:rsid w:val="007659A0"/>
    <w:rsid w:val="00765F08"/>
    <w:rsid w:val="00765F9C"/>
    <w:rsid w:val="007664B2"/>
    <w:rsid w:val="007666BB"/>
    <w:rsid w:val="00766AA3"/>
    <w:rsid w:val="007670BE"/>
    <w:rsid w:val="00767664"/>
    <w:rsid w:val="00767AD4"/>
    <w:rsid w:val="00767C3C"/>
    <w:rsid w:val="00770705"/>
    <w:rsid w:val="00770B19"/>
    <w:rsid w:val="00770F5E"/>
    <w:rsid w:val="00770F81"/>
    <w:rsid w:val="00770F9A"/>
    <w:rsid w:val="0077168C"/>
    <w:rsid w:val="007717FC"/>
    <w:rsid w:val="00771B2C"/>
    <w:rsid w:val="00772074"/>
    <w:rsid w:val="00772207"/>
    <w:rsid w:val="00772318"/>
    <w:rsid w:val="00772453"/>
    <w:rsid w:val="0077290F"/>
    <w:rsid w:val="00772F16"/>
    <w:rsid w:val="007733A2"/>
    <w:rsid w:val="007736AE"/>
    <w:rsid w:val="0077387F"/>
    <w:rsid w:val="007739AE"/>
    <w:rsid w:val="00774125"/>
    <w:rsid w:val="0077438F"/>
    <w:rsid w:val="00774471"/>
    <w:rsid w:val="00774528"/>
    <w:rsid w:val="00774537"/>
    <w:rsid w:val="00774769"/>
    <w:rsid w:val="00774A65"/>
    <w:rsid w:val="00774F23"/>
    <w:rsid w:val="00774F5B"/>
    <w:rsid w:val="007751FE"/>
    <w:rsid w:val="007753D9"/>
    <w:rsid w:val="007754B9"/>
    <w:rsid w:val="0077574E"/>
    <w:rsid w:val="00775FEA"/>
    <w:rsid w:val="007763ED"/>
    <w:rsid w:val="0077641D"/>
    <w:rsid w:val="00777352"/>
    <w:rsid w:val="0077745D"/>
    <w:rsid w:val="007774B5"/>
    <w:rsid w:val="00777555"/>
    <w:rsid w:val="0077761A"/>
    <w:rsid w:val="00777B24"/>
    <w:rsid w:val="00777C35"/>
    <w:rsid w:val="00777DC5"/>
    <w:rsid w:val="00777E7F"/>
    <w:rsid w:val="0078003B"/>
    <w:rsid w:val="007800E5"/>
    <w:rsid w:val="007801AA"/>
    <w:rsid w:val="00780369"/>
    <w:rsid w:val="00780D12"/>
    <w:rsid w:val="00780D4A"/>
    <w:rsid w:val="00781013"/>
    <w:rsid w:val="00781134"/>
    <w:rsid w:val="007811C4"/>
    <w:rsid w:val="0078152A"/>
    <w:rsid w:val="00781695"/>
    <w:rsid w:val="0078169A"/>
    <w:rsid w:val="0078190F"/>
    <w:rsid w:val="00782522"/>
    <w:rsid w:val="007829DC"/>
    <w:rsid w:val="00782D1F"/>
    <w:rsid w:val="00783011"/>
    <w:rsid w:val="0078311A"/>
    <w:rsid w:val="00783533"/>
    <w:rsid w:val="00783E04"/>
    <w:rsid w:val="007842E7"/>
    <w:rsid w:val="007846AD"/>
    <w:rsid w:val="007848C3"/>
    <w:rsid w:val="00784CDD"/>
    <w:rsid w:val="00785073"/>
    <w:rsid w:val="00785170"/>
    <w:rsid w:val="0078531F"/>
    <w:rsid w:val="00785527"/>
    <w:rsid w:val="0078561B"/>
    <w:rsid w:val="0078568B"/>
    <w:rsid w:val="0078574B"/>
    <w:rsid w:val="0078576B"/>
    <w:rsid w:val="007857E0"/>
    <w:rsid w:val="00785884"/>
    <w:rsid w:val="007858D3"/>
    <w:rsid w:val="00785BBC"/>
    <w:rsid w:val="00785BFB"/>
    <w:rsid w:val="00785F45"/>
    <w:rsid w:val="00786385"/>
    <w:rsid w:val="00786489"/>
    <w:rsid w:val="00786915"/>
    <w:rsid w:val="00786D65"/>
    <w:rsid w:val="007877CC"/>
    <w:rsid w:val="00787C70"/>
    <w:rsid w:val="00787D22"/>
    <w:rsid w:val="00787F40"/>
    <w:rsid w:val="007902D9"/>
    <w:rsid w:val="007905AF"/>
    <w:rsid w:val="007906CD"/>
    <w:rsid w:val="00790B49"/>
    <w:rsid w:val="00790E64"/>
    <w:rsid w:val="00791056"/>
    <w:rsid w:val="0079180D"/>
    <w:rsid w:val="00791831"/>
    <w:rsid w:val="0079188F"/>
    <w:rsid w:val="007918DC"/>
    <w:rsid w:val="00791B2F"/>
    <w:rsid w:val="00791ED6"/>
    <w:rsid w:val="0079251A"/>
    <w:rsid w:val="00792531"/>
    <w:rsid w:val="00792714"/>
    <w:rsid w:val="00792815"/>
    <w:rsid w:val="00792D29"/>
    <w:rsid w:val="007932E4"/>
    <w:rsid w:val="007936F8"/>
    <w:rsid w:val="007939C6"/>
    <w:rsid w:val="007941D2"/>
    <w:rsid w:val="00794873"/>
    <w:rsid w:val="00795093"/>
    <w:rsid w:val="0079525F"/>
    <w:rsid w:val="007955E6"/>
    <w:rsid w:val="0079564E"/>
    <w:rsid w:val="00795702"/>
    <w:rsid w:val="0079575D"/>
    <w:rsid w:val="00795BF7"/>
    <w:rsid w:val="007962D0"/>
    <w:rsid w:val="007964BF"/>
    <w:rsid w:val="007964E3"/>
    <w:rsid w:val="00796590"/>
    <w:rsid w:val="00796914"/>
    <w:rsid w:val="00796A59"/>
    <w:rsid w:val="00796BB3"/>
    <w:rsid w:val="00797097"/>
    <w:rsid w:val="00797253"/>
    <w:rsid w:val="00797328"/>
    <w:rsid w:val="007973CA"/>
    <w:rsid w:val="0079762A"/>
    <w:rsid w:val="00797A7B"/>
    <w:rsid w:val="00797DB4"/>
    <w:rsid w:val="00797F7C"/>
    <w:rsid w:val="007A04BF"/>
    <w:rsid w:val="007A0684"/>
    <w:rsid w:val="007A0852"/>
    <w:rsid w:val="007A0ED1"/>
    <w:rsid w:val="007A13DE"/>
    <w:rsid w:val="007A13F8"/>
    <w:rsid w:val="007A142C"/>
    <w:rsid w:val="007A1771"/>
    <w:rsid w:val="007A1D56"/>
    <w:rsid w:val="007A1DCB"/>
    <w:rsid w:val="007A213E"/>
    <w:rsid w:val="007A2145"/>
    <w:rsid w:val="007A22A1"/>
    <w:rsid w:val="007A24B5"/>
    <w:rsid w:val="007A253A"/>
    <w:rsid w:val="007A2644"/>
    <w:rsid w:val="007A36C3"/>
    <w:rsid w:val="007A3E9D"/>
    <w:rsid w:val="007A417B"/>
    <w:rsid w:val="007A41CB"/>
    <w:rsid w:val="007A4380"/>
    <w:rsid w:val="007A4513"/>
    <w:rsid w:val="007A4895"/>
    <w:rsid w:val="007A4D40"/>
    <w:rsid w:val="007A4D9B"/>
    <w:rsid w:val="007A5593"/>
    <w:rsid w:val="007A59B6"/>
    <w:rsid w:val="007A5BE3"/>
    <w:rsid w:val="007A5FA5"/>
    <w:rsid w:val="007A602C"/>
    <w:rsid w:val="007A60AE"/>
    <w:rsid w:val="007A6113"/>
    <w:rsid w:val="007A6657"/>
    <w:rsid w:val="007A6861"/>
    <w:rsid w:val="007A68D3"/>
    <w:rsid w:val="007A68FF"/>
    <w:rsid w:val="007A691A"/>
    <w:rsid w:val="007A6B46"/>
    <w:rsid w:val="007A6EFE"/>
    <w:rsid w:val="007A70A6"/>
    <w:rsid w:val="007A70AB"/>
    <w:rsid w:val="007A7304"/>
    <w:rsid w:val="007A77BB"/>
    <w:rsid w:val="007A7F2D"/>
    <w:rsid w:val="007A7F98"/>
    <w:rsid w:val="007B0639"/>
    <w:rsid w:val="007B066D"/>
    <w:rsid w:val="007B077C"/>
    <w:rsid w:val="007B093D"/>
    <w:rsid w:val="007B1B34"/>
    <w:rsid w:val="007B1F73"/>
    <w:rsid w:val="007B20A8"/>
    <w:rsid w:val="007B2682"/>
    <w:rsid w:val="007B27AD"/>
    <w:rsid w:val="007B2AED"/>
    <w:rsid w:val="007B2C17"/>
    <w:rsid w:val="007B33F1"/>
    <w:rsid w:val="007B3A40"/>
    <w:rsid w:val="007B3C17"/>
    <w:rsid w:val="007B3E00"/>
    <w:rsid w:val="007B3E06"/>
    <w:rsid w:val="007B3F91"/>
    <w:rsid w:val="007B40DF"/>
    <w:rsid w:val="007B4269"/>
    <w:rsid w:val="007B43A6"/>
    <w:rsid w:val="007B5458"/>
    <w:rsid w:val="007B5D1B"/>
    <w:rsid w:val="007B605A"/>
    <w:rsid w:val="007B61DB"/>
    <w:rsid w:val="007B62A5"/>
    <w:rsid w:val="007B63C4"/>
    <w:rsid w:val="007B65CD"/>
    <w:rsid w:val="007B6608"/>
    <w:rsid w:val="007B6F02"/>
    <w:rsid w:val="007B7525"/>
    <w:rsid w:val="007B7820"/>
    <w:rsid w:val="007B7CC4"/>
    <w:rsid w:val="007C0118"/>
    <w:rsid w:val="007C043B"/>
    <w:rsid w:val="007C0A72"/>
    <w:rsid w:val="007C0CEF"/>
    <w:rsid w:val="007C0F59"/>
    <w:rsid w:val="007C1102"/>
    <w:rsid w:val="007C120F"/>
    <w:rsid w:val="007C1349"/>
    <w:rsid w:val="007C1562"/>
    <w:rsid w:val="007C1A73"/>
    <w:rsid w:val="007C1E13"/>
    <w:rsid w:val="007C1FD5"/>
    <w:rsid w:val="007C20C6"/>
    <w:rsid w:val="007C2337"/>
    <w:rsid w:val="007C266B"/>
    <w:rsid w:val="007C27A2"/>
    <w:rsid w:val="007C2B2B"/>
    <w:rsid w:val="007C2E97"/>
    <w:rsid w:val="007C32F9"/>
    <w:rsid w:val="007C338A"/>
    <w:rsid w:val="007C3467"/>
    <w:rsid w:val="007C357B"/>
    <w:rsid w:val="007C35B9"/>
    <w:rsid w:val="007C35E0"/>
    <w:rsid w:val="007C3A88"/>
    <w:rsid w:val="007C3C06"/>
    <w:rsid w:val="007C3F2B"/>
    <w:rsid w:val="007C402F"/>
    <w:rsid w:val="007C43B1"/>
    <w:rsid w:val="007C4491"/>
    <w:rsid w:val="007C4AEE"/>
    <w:rsid w:val="007C4DE2"/>
    <w:rsid w:val="007C575B"/>
    <w:rsid w:val="007C5969"/>
    <w:rsid w:val="007C5F6B"/>
    <w:rsid w:val="007C6403"/>
    <w:rsid w:val="007C6462"/>
    <w:rsid w:val="007C6489"/>
    <w:rsid w:val="007C6971"/>
    <w:rsid w:val="007C6B29"/>
    <w:rsid w:val="007C6B36"/>
    <w:rsid w:val="007C6FF9"/>
    <w:rsid w:val="007C719D"/>
    <w:rsid w:val="007C72F3"/>
    <w:rsid w:val="007C7680"/>
    <w:rsid w:val="007C78DD"/>
    <w:rsid w:val="007C7951"/>
    <w:rsid w:val="007C7A96"/>
    <w:rsid w:val="007D0341"/>
    <w:rsid w:val="007D0357"/>
    <w:rsid w:val="007D0405"/>
    <w:rsid w:val="007D057B"/>
    <w:rsid w:val="007D09B5"/>
    <w:rsid w:val="007D0E7A"/>
    <w:rsid w:val="007D0F0E"/>
    <w:rsid w:val="007D0F78"/>
    <w:rsid w:val="007D144D"/>
    <w:rsid w:val="007D1653"/>
    <w:rsid w:val="007D1853"/>
    <w:rsid w:val="007D1B20"/>
    <w:rsid w:val="007D1B51"/>
    <w:rsid w:val="007D1BAA"/>
    <w:rsid w:val="007D1C31"/>
    <w:rsid w:val="007D232A"/>
    <w:rsid w:val="007D2CBB"/>
    <w:rsid w:val="007D2F41"/>
    <w:rsid w:val="007D3116"/>
    <w:rsid w:val="007D34D3"/>
    <w:rsid w:val="007D3621"/>
    <w:rsid w:val="007D37A3"/>
    <w:rsid w:val="007D3A19"/>
    <w:rsid w:val="007D3C6A"/>
    <w:rsid w:val="007D3E3B"/>
    <w:rsid w:val="007D3F14"/>
    <w:rsid w:val="007D4221"/>
    <w:rsid w:val="007D4297"/>
    <w:rsid w:val="007D4347"/>
    <w:rsid w:val="007D4489"/>
    <w:rsid w:val="007D4818"/>
    <w:rsid w:val="007D4A72"/>
    <w:rsid w:val="007D516D"/>
    <w:rsid w:val="007D51D7"/>
    <w:rsid w:val="007D5457"/>
    <w:rsid w:val="007D5532"/>
    <w:rsid w:val="007D5AD2"/>
    <w:rsid w:val="007D5AF2"/>
    <w:rsid w:val="007D5D72"/>
    <w:rsid w:val="007D5DA6"/>
    <w:rsid w:val="007D6152"/>
    <w:rsid w:val="007D64D6"/>
    <w:rsid w:val="007D688B"/>
    <w:rsid w:val="007D68EB"/>
    <w:rsid w:val="007D7818"/>
    <w:rsid w:val="007D7928"/>
    <w:rsid w:val="007D798B"/>
    <w:rsid w:val="007D7AFC"/>
    <w:rsid w:val="007D7F16"/>
    <w:rsid w:val="007E02AC"/>
    <w:rsid w:val="007E05D3"/>
    <w:rsid w:val="007E082E"/>
    <w:rsid w:val="007E08EF"/>
    <w:rsid w:val="007E0D69"/>
    <w:rsid w:val="007E0D8F"/>
    <w:rsid w:val="007E1272"/>
    <w:rsid w:val="007E13DD"/>
    <w:rsid w:val="007E1557"/>
    <w:rsid w:val="007E18DE"/>
    <w:rsid w:val="007E1935"/>
    <w:rsid w:val="007E198B"/>
    <w:rsid w:val="007E1D99"/>
    <w:rsid w:val="007E1DF5"/>
    <w:rsid w:val="007E236D"/>
    <w:rsid w:val="007E2405"/>
    <w:rsid w:val="007E24DB"/>
    <w:rsid w:val="007E2553"/>
    <w:rsid w:val="007E2790"/>
    <w:rsid w:val="007E27B2"/>
    <w:rsid w:val="007E2955"/>
    <w:rsid w:val="007E2CBA"/>
    <w:rsid w:val="007E30BA"/>
    <w:rsid w:val="007E35DC"/>
    <w:rsid w:val="007E36CD"/>
    <w:rsid w:val="007E3989"/>
    <w:rsid w:val="007E39A1"/>
    <w:rsid w:val="007E41EA"/>
    <w:rsid w:val="007E4312"/>
    <w:rsid w:val="007E48EE"/>
    <w:rsid w:val="007E4AF0"/>
    <w:rsid w:val="007E520F"/>
    <w:rsid w:val="007E52A2"/>
    <w:rsid w:val="007E5BFE"/>
    <w:rsid w:val="007E5D47"/>
    <w:rsid w:val="007E601F"/>
    <w:rsid w:val="007E652E"/>
    <w:rsid w:val="007E65AD"/>
    <w:rsid w:val="007E6AC9"/>
    <w:rsid w:val="007E6DDC"/>
    <w:rsid w:val="007E6DEE"/>
    <w:rsid w:val="007E7112"/>
    <w:rsid w:val="007E748E"/>
    <w:rsid w:val="007E7FDF"/>
    <w:rsid w:val="007F0224"/>
    <w:rsid w:val="007F026F"/>
    <w:rsid w:val="007F03FA"/>
    <w:rsid w:val="007F0536"/>
    <w:rsid w:val="007F05C3"/>
    <w:rsid w:val="007F06BE"/>
    <w:rsid w:val="007F06FC"/>
    <w:rsid w:val="007F093D"/>
    <w:rsid w:val="007F12C7"/>
    <w:rsid w:val="007F13B4"/>
    <w:rsid w:val="007F1B87"/>
    <w:rsid w:val="007F1DB1"/>
    <w:rsid w:val="007F20C9"/>
    <w:rsid w:val="007F2662"/>
    <w:rsid w:val="007F2967"/>
    <w:rsid w:val="007F2F72"/>
    <w:rsid w:val="007F30FA"/>
    <w:rsid w:val="007F319B"/>
    <w:rsid w:val="007F3B0E"/>
    <w:rsid w:val="007F4085"/>
    <w:rsid w:val="007F4358"/>
    <w:rsid w:val="007F437B"/>
    <w:rsid w:val="007F45D3"/>
    <w:rsid w:val="007F47C4"/>
    <w:rsid w:val="007F486A"/>
    <w:rsid w:val="007F4EDF"/>
    <w:rsid w:val="007F5198"/>
    <w:rsid w:val="007F51D1"/>
    <w:rsid w:val="007F56B4"/>
    <w:rsid w:val="007F5996"/>
    <w:rsid w:val="007F5AFC"/>
    <w:rsid w:val="007F5B4A"/>
    <w:rsid w:val="007F5C5E"/>
    <w:rsid w:val="007F5C9F"/>
    <w:rsid w:val="007F5F2C"/>
    <w:rsid w:val="007F6270"/>
    <w:rsid w:val="007F68C5"/>
    <w:rsid w:val="007F6902"/>
    <w:rsid w:val="007F732B"/>
    <w:rsid w:val="007F766F"/>
    <w:rsid w:val="007F7FC8"/>
    <w:rsid w:val="00800589"/>
    <w:rsid w:val="00800AEB"/>
    <w:rsid w:val="0080111C"/>
    <w:rsid w:val="008011C7"/>
    <w:rsid w:val="00801846"/>
    <w:rsid w:val="008018B8"/>
    <w:rsid w:val="00801B9C"/>
    <w:rsid w:val="00802124"/>
    <w:rsid w:val="00802436"/>
    <w:rsid w:val="0080297C"/>
    <w:rsid w:val="00802989"/>
    <w:rsid w:val="00802E36"/>
    <w:rsid w:val="0080351D"/>
    <w:rsid w:val="008035D5"/>
    <w:rsid w:val="00803A10"/>
    <w:rsid w:val="00803B9C"/>
    <w:rsid w:val="00803D30"/>
    <w:rsid w:val="00803E64"/>
    <w:rsid w:val="0080428D"/>
    <w:rsid w:val="00804937"/>
    <w:rsid w:val="00804B8F"/>
    <w:rsid w:val="00804C49"/>
    <w:rsid w:val="00805567"/>
    <w:rsid w:val="008055AF"/>
    <w:rsid w:val="008059B0"/>
    <w:rsid w:val="00805EB5"/>
    <w:rsid w:val="00806059"/>
    <w:rsid w:val="008066D0"/>
    <w:rsid w:val="00806704"/>
    <w:rsid w:val="00806806"/>
    <w:rsid w:val="008068A8"/>
    <w:rsid w:val="0080692E"/>
    <w:rsid w:val="00806BA8"/>
    <w:rsid w:val="0080704A"/>
    <w:rsid w:val="00807470"/>
    <w:rsid w:val="00807B91"/>
    <w:rsid w:val="00807BF6"/>
    <w:rsid w:val="00807C1F"/>
    <w:rsid w:val="00807C94"/>
    <w:rsid w:val="00807D04"/>
    <w:rsid w:val="00807F69"/>
    <w:rsid w:val="00810061"/>
    <w:rsid w:val="0081064C"/>
    <w:rsid w:val="00810969"/>
    <w:rsid w:val="00810E40"/>
    <w:rsid w:val="0081106B"/>
    <w:rsid w:val="008112B2"/>
    <w:rsid w:val="0081161E"/>
    <w:rsid w:val="0081232F"/>
    <w:rsid w:val="0081268F"/>
    <w:rsid w:val="0081295C"/>
    <w:rsid w:val="00812A1C"/>
    <w:rsid w:val="00812C72"/>
    <w:rsid w:val="00812DFB"/>
    <w:rsid w:val="00812FD6"/>
    <w:rsid w:val="008133B4"/>
    <w:rsid w:val="0081344D"/>
    <w:rsid w:val="008134DD"/>
    <w:rsid w:val="00813617"/>
    <w:rsid w:val="00813CFE"/>
    <w:rsid w:val="00813D14"/>
    <w:rsid w:val="00814117"/>
    <w:rsid w:val="0081455B"/>
    <w:rsid w:val="0081487D"/>
    <w:rsid w:val="008148F0"/>
    <w:rsid w:val="00814C44"/>
    <w:rsid w:val="00814CE5"/>
    <w:rsid w:val="00814D60"/>
    <w:rsid w:val="00814EA1"/>
    <w:rsid w:val="00815291"/>
    <w:rsid w:val="00815418"/>
    <w:rsid w:val="00815CCC"/>
    <w:rsid w:val="00815DC1"/>
    <w:rsid w:val="00815E8A"/>
    <w:rsid w:val="0081601A"/>
    <w:rsid w:val="00816447"/>
    <w:rsid w:val="00816521"/>
    <w:rsid w:val="008165F9"/>
    <w:rsid w:val="00816C80"/>
    <w:rsid w:val="00816F5F"/>
    <w:rsid w:val="0081715F"/>
    <w:rsid w:val="008172E6"/>
    <w:rsid w:val="00817A77"/>
    <w:rsid w:val="00817E80"/>
    <w:rsid w:val="00817EDC"/>
    <w:rsid w:val="00817F8E"/>
    <w:rsid w:val="008205E6"/>
    <w:rsid w:val="008206EE"/>
    <w:rsid w:val="00820B1A"/>
    <w:rsid w:val="00820FAB"/>
    <w:rsid w:val="00820FD8"/>
    <w:rsid w:val="00821060"/>
    <w:rsid w:val="008211C2"/>
    <w:rsid w:val="00821858"/>
    <w:rsid w:val="00821AA6"/>
    <w:rsid w:val="00821D00"/>
    <w:rsid w:val="0082200C"/>
    <w:rsid w:val="0082240B"/>
    <w:rsid w:val="00822443"/>
    <w:rsid w:val="00822856"/>
    <w:rsid w:val="00822E82"/>
    <w:rsid w:val="00823384"/>
    <w:rsid w:val="008242BA"/>
    <w:rsid w:val="00824341"/>
    <w:rsid w:val="008246B2"/>
    <w:rsid w:val="0082476A"/>
    <w:rsid w:val="00824B41"/>
    <w:rsid w:val="00824B81"/>
    <w:rsid w:val="00824C9A"/>
    <w:rsid w:val="00824F5A"/>
    <w:rsid w:val="008252D3"/>
    <w:rsid w:val="008252D7"/>
    <w:rsid w:val="0082539B"/>
    <w:rsid w:val="0082568E"/>
    <w:rsid w:val="0082592C"/>
    <w:rsid w:val="00825F36"/>
    <w:rsid w:val="008263CF"/>
    <w:rsid w:val="008267E4"/>
    <w:rsid w:val="0082685F"/>
    <w:rsid w:val="008269F0"/>
    <w:rsid w:val="00826C44"/>
    <w:rsid w:val="00826CF6"/>
    <w:rsid w:val="00826E17"/>
    <w:rsid w:val="00826EAD"/>
    <w:rsid w:val="00826F6A"/>
    <w:rsid w:val="00826FB0"/>
    <w:rsid w:val="008271B0"/>
    <w:rsid w:val="008272C2"/>
    <w:rsid w:val="00827515"/>
    <w:rsid w:val="008276DF"/>
    <w:rsid w:val="008278E0"/>
    <w:rsid w:val="0082792D"/>
    <w:rsid w:val="00827D42"/>
    <w:rsid w:val="00827E68"/>
    <w:rsid w:val="00827FDC"/>
    <w:rsid w:val="0083066A"/>
    <w:rsid w:val="00830D67"/>
    <w:rsid w:val="00830DDC"/>
    <w:rsid w:val="00830EA3"/>
    <w:rsid w:val="008310D2"/>
    <w:rsid w:val="008313FE"/>
    <w:rsid w:val="00831931"/>
    <w:rsid w:val="00831BAC"/>
    <w:rsid w:val="00831C8E"/>
    <w:rsid w:val="008325F5"/>
    <w:rsid w:val="00832AF4"/>
    <w:rsid w:val="00832B10"/>
    <w:rsid w:val="00832FFC"/>
    <w:rsid w:val="00833170"/>
    <w:rsid w:val="008331E6"/>
    <w:rsid w:val="0083323F"/>
    <w:rsid w:val="00833335"/>
    <w:rsid w:val="008333E4"/>
    <w:rsid w:val="00833AF9"/>
    <w:rsid w:val="00833B89"/>
    <w:rsid w:val="00833B97"/>
    <w:rsid w:val="008347D9"/>
    <w:rsid w:val="00834CE3"/>
    <w:rsid w:val="00835430"/>
    <w:rsid w:val="0083563F"/>
    <w:rsid w:val="00835CAC"/>
    <w:rsid w:val="00835CB3"/>
    <w:rsid w:val="00835EDA"/>
    <w:rsid w:val="00835F2F"/>
    <w:rsid w:val="00836918"/>
    <w:rsid w:val="00836A93"/>
    <w:rsid w:val="00836F13"/>
    <w:rsid w:val="00837264"/>
    <w:rsid w:val="0083784D"/>
    <w:rsid w:val="00837BE6"/>
    <w:rsid w:val="00837BEE"/>
    <w:rsid w:val="0084018B"/>
    <w:rsid w:val="008401F5"/>
    <w:rsid w:val="00840278"/>
    <w:rsid w:val="00840572"/>
    <w:rsid w:val="008405F5"/>
    <w:rsid w:val="0084089D"/>
    <w:rsid w:val="00840D0A"/>
    <w:rsid w:val="00840D4D"/>
    <w:rsid w:val="00840F48"/>
    <w:rsid w:val="00841282"/>
    <w:rsid w:val="008414FB"/>
    <w:rsid w:val="008416EB"/>
    <w:rsid w:val="00841755"/>
    <w:rsid w:val="008419DA"/>
    <w:rsid w:val="00841D40"/>
    <w:rsid w:val="00841F54"/>
    <w:rsid w:val="00842E5F"/>
    <w:rsid w:val="00843F27"/>
    <w:rsid w:val="00843F86"/>
    <w:rsid w:val="00843FE9"/>
    <w:rsid w:val="008442D8"/>
    <w:rsid w:val="008445BA"/>
    <w:rsid w:val="0084464D"/>
    <w:rsid w:val="0084485C"/>
    <w:rsid w:val="00844874"/>
    <w:rsid w:val="00844B1E"/>
    <w:rsid w:val="00844F5A"/>
    <w:rsid w:val="00844FFD"/>
    <w:rsid w:val="00845131"/>
    <w:rsid w:val="00845530"/>
    <w:rsid w:val="00845656"/>
    <w:rsid w:val="008456E9"/>
    <w:rsid w:val="008457CB"/>
    <w:rsid w:val="00845AB7"/>
    <w:rsid w:val="0084674B"/>
    <w:rsid w:val="00846935"/>
    <w:rsid w:val="00846B45"/>
    <w:rsid w:val="00846E94"/>
    <w:rsid w:val="0084731B"/>
    <w:rsid w:val="00847A70"/>
    <w:rsid w:val="00847D06"/>
    <w:rsid w:val="00847E01"/>
    <w:rsid w:val="008501F3"/>
    <w:rsid w:val="00850349"/>
    <w:rsid w:val="00850AD8"/>
    <w:rsid w:val="00851435"/>
    <w:rsid w:val="00851998"/>
    <w:rsid w:val="00852EC3"/>
    <w:rsid w:val="00852EF0"/>
    <w:rsid w:val="00853638"/>
    <w:rsid w:val="00853811"/>
    <w:rsid w:val="00853B1E"/>
    <w:rsid w:val="00853B31"/>
    <w:rsid w:val="00854145"/>
    <w:rsid w:val="0085422F"/>
    <w:rsid w:val="00854276"/>
    <w:rsid w:val="008542D5"/>
    <w:rsid w:val="0085484A"/>
    <w:rsid w:val="00854DA5"/>
    <w:rsid w:val="00854E99"/>
    <w:rsid w:val="00854F9E"/>
    <w:rsid w:val="0085540D"/>
    <w:rsid w:val="0085559F"/>
    <w:rsid w:val="00855640"/>
    <w:rsid w:val="0085578D"/>
    <w:rsid w:val="00855E73"/>
    <w:rsid w:val="00856A6E"/>
    <w:rsid w:val="0085745A"/>
    <w:rsid w:val="00857582"/>
    <w:rsid w:val="008575DF"/>
    <w:rsid w:val="008576A5"/>
    <w:rsid w:val="0085782E"/>
    <w:rsid w:val="0085796F"/>
    <w:rsid w:val="00857BF0"/>
    <w:rsid w:val="0086032D"/>
    <w:rsid w:val="00860515"/>
    <w:rsid w:val="00860E3B"/>
    <w:rsid w:val="008610C1"/>
    <w:rsid w:val="00861B94"/>
    <w:rsid w:val="00861BAA"/>
    <w:rsid w:val="00861E3D"/>
    <w:rsid w:val="008621D9"/>
    <w:rsid w:val="008621E8"/>
    <w:rsid w:val="008627FE"/>
    <w:rsid w:val="00862B0C"/>
    <w:rsid w:val="00863364"/>
    <w:rsid w:val="00863BF3"/>
    <w:rsid w:val="00863DC9"/>
    <w:rsid w:val="00864140"/>
    <w:rsid w:val="008649AD"/>
    <w:rsid w:val="00864A2F"/>
    <w:rsid w:val="00864C34"/>
    <w:rsid w:val="00864CB0"/>
    <w:rsid w:val="00865486"/>
    <w:rsid w:val="00865511"/>
    <w:rsid w:val="00865A20"/>
    <w:rsid w:val="00865B2D"/>
    <w:rsid w:val="00865C28"/>
    <w:rsid w:val="00865D4F"/>
    <w:rsid w:val="008668BA"/>
    <w:rsid w:val="00866D58"/>
    <w:rsid w:val="00867373"/>
    <w:rsid w:val="00867470"/>
    <w:rsid w:val="0086763E"/>
    <w:rsid w:val="00870241"/>
    <w:rsid w:val="008705B3"/>
    <w:rsid w:val="00870723"/>
    <w:rsid w:val="008713A7"/>
    <w:rsid w:val="00871593"/>
    <w:rsid w:val="008715D0"/>
    <w:rsid w:val="00871677"/>
    <w:rsid w:val="008716F4"/>
    <w:rsid w:val="00872011"/>
    <w:rsid w:val="00872236"/>
    <w:rsid w:val="00872DD5"/>
    <w:rsid w:val="00873008"/>
    <w:rsid w:val="0087301B"/>
    <w:rsid w:val="00873060"/>
    <w:rsid w:val="00873257"/>
    <w:rsid w:val="00873390"/>
    <w:rsid w:val="0087377F"/>
    <w:rsid w:val="0087387B"/>
    <w:rsid w:val="00873EB3"/>
    <w:rsid w:val="00873EFE"/>
    <w:rsid w:val="008740BE"/>
    <w:rsid w:val="00874665"/>
    <w:rsid w:val="00874897"/>
    <w:rsid w:val="0087512B"/>
    <w:rsid w:val="0087546A"/>
    <w:rsid w:val="008757A4"/>
    <w:rsid w:val="00875F4D"/>
    <w:rsid w:val="00876625"/>
    <w:rsid w:val="008766E2"/>
    <w:rsid w:val="008769DD"/>
    <w:rsid w:val="00876A1E"/>
    <w:rsid w:val="00876B77"/>
    <w:rsid w:val="00877091"/>
    <w:rsid w:val="00877230"/>
    <w:rsid w:val="00877DCE"/>
    <w:rsid w:val="008800AF"/>
    <w:rsid w:val="008801BA"/>
    <w:rsid w:val="00880466"/>
    <w:rsid w:val="0088103C"/>
    <w:rsid w:val="008813CE"/>
    <w:rsid w:val="008816D1"/>
    <w:rsid w:val="008817D5"/>
    <w:rsid w:val="0088214C"/>
    <w:rsid w:val="008822A7"/>
    <w:rsid w:val="00882936"/>
    <w:rsid w:val="00882DBC"/>
    <w:rsid w:val="008833CE"/>
    <w:rsid w:val="00883911"/>
    <w:rsid w:val="00883916"/>
    <w:rsid w:val="00883946"/>
    <w:rsid w:val="00883AE6"/>
    <w:rsid w:val="008841FA"/>
    <w:rsid w:val="00884AB1"/>
    <w:rsid w:val="00884BBC"/>
    <w:rsid w:val="00884DB6"/>
    <w:rsid w:val="00884F72"/>
    <w:rsid w:val="00885484"/>
    <w:rsid w:val="0088558C"/>
    <w:rsid w:val="00885775"/>
    <w:rsid w:val="00886205"/>
    <w:rsid w:val="008863D4"/>
    <w:rsid w:val="008864E6"/>
    <w:rsid w:val="00886839"/>
    <w:rsid w:val="00886CB2"/>
    <w:rsid w:val="00886DC7"/>
    <w:rsid w:val="0088782E"/>
    <w:rsid w:val="00887A52"/>
    <w:rsid w:val="00887B2A"/>
    <w:rsid w:val="00887EB5"/>
    <w:rsid w:val="00887EED"/>
    <w:rsid w:val="008906B8"/>
    <w:rsid w:val="00890A6E"/>
    <w:rsid w:val="00890B77"/>
    <w:rsid w:val="00890D6F"/>
    <w:rsid w:val="00890D95"/>
    <w:rsid w:val="00890E40"/>
    <w:rsid w:val="008910A0"/>
    <w:rsid w:val="00891696"/>
    <w:rsid w:val="00891D2A"/>
    <w:rsid w:val="00891D73"/>
    <w:rsid w:val="00891F25"/>
    <w:rsid w:val="00892827"/>
    <w:rsid w:val="00892887"/>
    <w:rsid w:val="00892959"/>
    <w:rsid w:val="00892AFF"/>
    <w:rsid w:val="00892CD1"/>
    <w:rsid w:val="00892D3E"/>
    <w:rsid w:val="00892F5F"/>
    <w:rsid w:val="008933EE"/>
    <w:rsid w:val="008935A6"/>
    <w:rsid w:val="0089384A"/>
    <w:rsid w:val="008939A4"/>
    <w:rsid w:val="00893F22"/>
    <w:rsid w:val="0089431F"/>
    <w:rsid w:val="00894370"/>
    <w:rsid w:val="008944CC"/>
    <w:rsid w:val="00894580"/>
    <w:rsid w:val="00894667"/>
    <w:rsid w:val="00894B62"/>
    <w:rsid w:val="00894D88"/>
    <w:rsid w:val="00895618"/>
    <w:rsid w:val="00895741"/>
    <w:rsid w:val="0089585A"/>
    <w:rsid w:val="00895A77"/>
    <w:rsid w:val="00895D83"/>
    <w:rsid w:val="0089628F"/>
    <w:rsid w:val="0089662B"/>
    <w:rsid w:val="008967CC"/>
    <w:rsid w:val="008A0659"/>
    <w:rsid w:val="008A07FE"/>
    <w:rsid w:val="008A0F8C"/>
    <w:rsid w:val="008A11B9"/>
    <w:rsid w:val="008A1261"/>
    <w:rsid w:val="008A1B62"/>
    <w:rsid w:val="008A1BCB"/>
    <w:rsid w:val="008A20B7"/>
    <w:rsid w:val="008A2273"/>
    <w:rsid w:val="008A227B"/>
    <w:rsid w:val="008A2649"/>
    <w:rsid w:val="008A3523"/>
    <w:rsid w:val="008A35AB"/>
    <w:rsid w:val="008A41B7"/>
    <w:rsid w:val="008A47A7"/>
    <w:rsid w:val="008A4DE2"/>
    <w:rsid w:val="008A4EB4"/>
    <w:rsid w:val="008A50E3"/>
    <w:rsid w:val="008A513B"/>
    <w:rsid w:val="008A53D5"/>
    <w:rsid w:val="008A575B"/>
    <w:rsid w:val="008A583C"/>
    <w:rsid w:val="008A58CB"/>
    <w:rsid w:val="008A5E3E"/>
    <w:rsid w:val="008A5FB0"/>
    <w:rsid w:val="008A6348"/>
    <w:rsid w:val="008A6573"/>
    <w:rsid w:val="008A67C7"/>
    <w:rsid w:val="008A7021"/>
    <w:rsid w:val="008A7182"/>
    <w:rsid w:val="008A79D0"/>
    <w:rsid w:val="008A79E3"/>
    <w:rsid w:val="008A7A72"/>
    <w:rsid w:val="008A7A8F"/>
    <w:rsid w:val="008B02B3"/>
    <w:rsid w:val="008B0305"/>
    <w:rsid w:val="008B048D"/>
    <w:rsid w:val="008B0678"/>
    <w:rsid w:val="008B0CA6"/>
    <w:rsid w:val="008B0DC5"/>
    <w:rsid w:val="008B1029"/>
    <w:rsid w:val="008B1315"/>
    <w:rsid w:val="008B159C"/>
    <w:rsid w:val="008B15A8"/>
    <w:rsid w:val="008B1638"/>
    <w:rsid w:val="008B1CD8"/>
    <w:rsid w:val="008B2305"/>
    <w:rsid w:val="008B2A16"/>
    <w:rsid w:val="008B2B2B"/>
    <w:rsid w:val="008B3066"/>
    <w:rsid w:val="008B30F3"/>
    <w:rsid w:val="008B310B"/>
    <w:rsid w:val="008B333E"/>
    <w:rsid w:val="008B3836"/>
    <w:rsid w:val="008B38EE"/>
    <w:rsid w:val="008B3CCC"/>
    <w:rsid w:val="008B3FC8"/>
    <w:rsid w:val="008B43C6"/>
    <w:rsid w:val="008B498C"/>
    <w:rsid w:val="008B4CA7"/>
    <w:rsid w:val="008B4DA5"/>
    <w:rsid w:val="008B4E76"/>
    <w:rsid w:val="008B4EBA"/>
    <w:rsid w:val="008B4EF6"/>
    <w:rsid w:val="008B4FAC"/>
    <w:rsid w:val="008B50A5"/>
    <w:rsid w:val="008B50C4"/>
    <w:rsid w:val="008B51EC"/>
    <w:rsid w:val="008B523C"/>
    <w:rsid w:val="008B579C"/>
    <w:rsid w:val="008B59F5"/>
    <w:rsid w:val="008B5D16"/>
    <w:rsid w:val="008B5DB7"/>
    <w:rsid w:val="008B5DBD"/>
    <w:rsid w:val="008B60EC"/>
    <w:rsid w:val="008B61C5"/>
    <w:rsid w:val="008B626E"/>
    <w:rsid w:val="008B6658"/>
    <w:rsid w:val="008B696F"/>
    <w:rsid w:val="008B6EAA"/>
    <w:rsid w:val="008B7172"/>
    <w:rsid w:val="008B728E"/>
    <w:rsid w:val="008B7644"/>
    <w:rsid w:val="008B766B"/>
    <w:rsid w:val="008B7F57"/>
    <w:rsid w:val="008C09AA"/>
    <w:rsid w:val="008C100C"/>
    <w:rsid w:val="008C13ED"/>
    <w:rsid w:val="008C17C6"/>
    <w:rsid w:val="008C2148"/>
    <w:rsid w:val="008C215C"/>
    <w:rsid w:val="008C2252"/>
    <w:rsid w:val="008C22A5"/>
    <w:rsid w:val="008C2561"/>
    <w:rsid w:val="008C2DE1"/>
    <w:rsid w:val="008C2F93"/>
    <w:rsid w:val="008C3611"/>
    <w:rsid w:val="008C3934"/>
    <w:rsid w:val="008C3F0A"/>
    <w:rsid w:val="008C3F9E"/>
    <w:rsid w:val="008C4120"/>
    <w:rsid w:val="008C4AE4"/>
    <w:rsid w:val="008C4B66"/>
    <w:rsid w:val="008C4CFF"/>
    <w:rsid w:val="008C56AF"/>
    <w:rsid w:val="008C69BC"/>
    <w:rsid w:val="008C6A78"/>
    <w:rsid w:val="008C6F1E"/>
    <w:rsid w:val="008C75F5"/>
    <w:rsid w:val="008C7653"/>
    <w:rsid w:val="008C7707"/>
    <w:rsid w:val="008C7743"/>
    <w:rsid w:val="008C7764"/>
    <w:rsid w:val="008C786E"/>
    <w:rsid w:val="008C7937"/>
    <w:rsid w:val="008C7F2D"/>
    <w:rsid w:val="008D0221"/>
    <w:rsid w:val="008D0240"/>
    <w:rsid w:val="008D06B5"/>
    <w:rsid w:val="008D0826"/>
    <w:rsid w:val="008D0CAE"/>
    <w:rsid w:val="008D0EC5"/>
    <w:rsid w:val="008D1110"/>
    <w:rsid w:val="008D1257"/>
    <w:rsid w:val="008D1B75"/>
    <w:rsid w:val="008D225F"/>
    <w:rsid w:val="008D26E6"/>
    <w:rsid w:val="008D2A84"/>
    <w:rsid w:val="008D2BC2"/>
    <w:rsid w:val="008D2C59"/>
    <w:rsid w:val="008D3B5A"/>
    <w:rsid w:val="008D3DB8"/>
    <w:rsid w:val="008D46AD"/>
    <w:rsid w:val="008D471D"/>
    <w:rsid w:val="008D4A46"/>
    <w:rsid w:val="008D4A4C"/>
    <w:rsid w:val="008D4ADD"/>
    <w:rsid w:val="008D4B9E"/>
    <w:rsid w:val="008D4C28"/>
    <w:rsid w:val="008D4CC7"/>
    <w:rsid w:val="008D4DFD"/>
    <w:rsid w:val="008D4DFF"/>
    <w:rsid w:val="008D4FB9"/>
    <w:rsid w:val="008D53F2"/>
    <w:rsid w:val="008D543D"/>
    <w:rsid w:val="008D5722"/>
    <w:rsid w:val="008D5782"/>
    <w:rsid w:val="008D5F51"/>
    <w:rsid w:val="008D6054"/>
    <w:rsid w:val="008D6407"/>
    <w:rsid w:val="008D67A3"/>
    <w:rsid w:val="008D69D3"/>
    <w:rsid w:val="008D6B08"/>
    <w:rsid w:val="008D71A8"/>
    <w:rsid w:val="008D759F"/>
    <w:rsid w:val="008D7721"/>
    <w:rsid w:val="008D7756"/>
    <w:rsid w:val="008D7E5E"/>
    <w:rsid w:val="008D7E93"/>
    <w:rsid w:val="008D7EF4"/>
    <w:rsid w:val="008E019E"/>
    <w:rsid w:val="008E0262"/>
    <w:rsid w:val="008E0531"/>
    <w:rsid w:val="008E0F02"/>
    <w:rsid w:val="008E130B"/>
    <w:rsid w:val="008E14EA"/>
    <w:rsid w:val="008E1A20"/>
    <w:rsid w:val="008E1B14"/>
    <w:rsid w:val="008E1CDD"/>
    <w:rsid w:val="008E1ED4"/>
    <w:rsid w:val="008E232A"/>
    <w:rsid w:val="008E27C0"/>
    <w:rsid w:val="008E2C7F"/>
    <w:rsid w:val="008E2DA9"/>
    <w:rsid w:val="008E2EB3"/>
    <w:rsid w:val="008E3247"/>
    <w:rsid w:val="008E32B0"/>
    <w:rsid w:val="008E32E2"/>
    <w:rsid w:val="008E43F7"/>
    <w:rsid w:val="008E4448"/>
    <w:rsid w:val="008E45C1"/>
    <w:rsid w:val="008E4A4D"/>
    <w:rsid w:val="008E4AAA"/>
    <w:rsid w:val="008E4D5A"/>
    <w:rsid w:val="008E51C6"/>
    <w:rsid w:val="008E526E"/>
    <w:rsid w:val="008E5375"/>
    <w:rsid w:val="008E56B6"/>
    <w:rsid w:val="008E5770"/>
    <w:rsid w:val="008E578E"/>
    <w:rsid w:val="008E60DF"/>
    <w:rsid w:val="008E6412"/>
    <w:rsid w:val="008E65EF"/>
    <w:rsid w:val="008E6BD4"/>
    <w:rsid w:val="008E6D06"/>
    <w:rsid w:val="008E6F84"/>
    <w:rsid w:val="008E71EF"/>
    <w:rsid w:val="008E754D"/>
    <w:rsid w:val="008E779F"/>
    <w:rsid w:val="008E7EF9"/>
    <w:rsid w:val="008F039A"/>
    <w:rsid w:val="008F052E"/>
    <w:rsid w:val="008F0797"/>
    <w:rsid w:val="008F07AB"/>
    <w:rsid w:val="008F0C2D"/>
    <w:rsid w:val="008F0D69"/>
    <w:rsid w:val="008F0E3E"/>
    <w:rsid w:val="008F165E"/>
    <w:rsid w:val="008F1B4E"/>
    <w:rsid w:val="008F1B94"/>
    <w:rsid w:val="008F25CC"/>
    <w:rsid w:val="008F2C1D"/>
    <w:rsid w:val="008F2C67"/>
    <w:rsid w:val="008F3014"/>
    <w:rsid w:val="008F3432"/>
    <w:rsid w:val="008F3A74"/>
    <w:rsid w:val="008F3D85"/>
    <w:rsid w:val="008F3FEE"/>
    <w:rsid w:val="008F4328"/>
    <w:rsid w:val="008F457D"/>
    <w:rsid w:val="008F45C3"/>
    <w:rsid w:val="008F45D1"/>
    <w:rsid w:val="008F49C3"/>
    <w:rsid w:val="008F5476"/>
    <w:rsid w:val="008F55B4"/>
    <w:rsid w:val="008F5A88"/>
    <w:rsid w:val="008F5B09"/>
    <w:rsid w:val="008F5E80"/>
    <w:rsid w:val="008F64F1"/>
    <w:rsid w:val="008F67CB"/>
    <w:rsid w:val="008F6AD1"/>
    <w:rsid w:val="008F6B9A"/>
    <w:rsid w:val="008F6E24"/>
    <w:rsid w:val="008F6F8B"/>
    <w:rsid w:val="008F70C1"/>
    <w:rsid w:val="008F7510"/>
    <w:rsid w:val="008F7588"/>
    <w:rsid w:val="008F75F2"/>
    <w:rsid w:val="008F7A9D"/>
    <w:rsid w:val="008F7AB9"/>
    <w:rsid w:val="008F7BDC"/>
    <w:rsid w:val="008F7DFF"/>
    <w:rsid w:val="00900293"/>
    <w:rsid w:val="009003AA"/>
    <w:rsid w:val="009005A1"/>
    <w:rsid w:val="00900B52"/>
    <w:rsid w:val="00901731"/>
    <w:rsid w:val="00901A09"/>
    <w:rsid w:val="00901D9C"/>
    <w:rsid w:val="00901E08"/>
    <w:rsid w:val="00901EC5"/>
    <w:rsid w:val="0090209B"/>
    <w:rsid w:val="009020CF"/>
    <w:rsid w:val="009028B7"/>
    <w:rsid w:val="00902A77"/>
    <w:rsid w:val="00902AE5"/>
    <w:rsid w:val="00902D8E"/>
    <w:rsid w:val="00902F46"/>
    <w:rsid w:val="009038C4"/>
    <w:rsid w:val="00904FAE"/>
    <w:rsid w:val="009057E2"/>
    <w:rsid w:val="009058AA"/>
    <w:rsid w:val="00905C06"/>
    <w:rsid w:val="009063A8"/>
    <w:rsid w:val="00906773"/>
    <w:rsid w:val="00906844"/>
    <w:rsid w:val="00906C74"/>
    <w:rsid w:val="00906D93"/>
    <w:rsid w:val="009070BF"/>
    <w:rsid w:val="0090741D"/>
    <w:rsid w:val="009076F7"/>
    <w:rsid w:val="00907DED"/>
    <w:rsid w:val="00907E8D"/>
    <w:rsid w:val="0091051E"/>
    <w:rsid w:val="009105AF"/>
    <w:rsid w:val="009108FE"/>
    <w:rsid w:val="00911111"/>
    <w:rsid w:val="00911274"/>
    <w:rsid w:val="009114B5"/>
    <w:rsid w:val="00911A12"/>
    <w:rsid w:val="00911CEA"/>
    <w:rsid w:val="00911FA6"/>
    <w:rsid w:val="0091263B"/>
    <w:rsid w:val="00912AA3"/>
    <w:rsid w:val="0091326C"/>
    <w:rsid w:val="00913810"/>
    <w:rsid w:val="00913863"/>
    <w:rsid w:val="00913999"/>
    <w:rsid w:val="00913A0D"/>
    <w:rsid w:val="00913A4F"/>
    <w:rsid w:val="00913BBE"/>
    <w:rsid w:val="00913CA7"/>
    <w:rsid w:val="00913DEC"/>
    <w:rsid w:val="0091414D"/>
    <w:rsid w:val="009143A2"/>
    <w:rsid w:val="00914587"/>
    <w:rsid w:val="009147EA"/>
    <w:rsid w:val="009148CF"/>
    <w:rsid w:val="00914F42"/>
    <w:rsid w:val="009156EF"/>
    <w:rsid w:val="00915971"/>
    <w:rsid w:val="00915EFD"/>
    <w:rsid w:val="00916201"/>
    <w:rsid w:val="009166EA"/>
    <w:rsid w:val="0091687A"/>
    <w:rsid w:val="00916A0A"/>
    <w:rsid w:val="00916FA9"/>
    <w:rsid w:val="00917020"/>
    <w:rsid w:val="009171B4"/>
    <w:rsid w:val="0091736F"/>
    <w:rsid w:val="009178E1"/>
    <w:rsid w:val="00917B9C"/>
    <w:rsid w:val="00917C53"/>
    <w:rsid w:val="00920076"/>
    <w:rsid w:val="0092022E"/>
    <w:rsid w:val="00920258"/>
    <w:rsid w:val="00920405"/>
    <w:rsid w:val="009204B1"/>
    <w:rsid w:val="00920983"/>
    <w:rsid w:val="00920F23"/>
    <w:rsid w:val="00921050"/>
    <w:rsid w:val="009214B2"/>
    <w:rsid w:val="009217D1"/>
    <w:rsid w:val="00921DD8"/>
    <w:rsid w:val="009222D5"/>
    <w:rsid w:val="009225FB"/>
    <w:rsid w:val="00922897"/>
    <w:rsid w:val="00922A9E"/>
    <w:rsid w:val="00922C72"/>
    <w:rsid w:val="00923771"/>
    <w:rsid w:val="0092379A"/>
    <w:rsid w:val="00923859"/>
    <w:rsid w:val="00923A5F"/>
    <w:rsid w:val="00923D8C"/>
    <w:rsid w:val="009246CA"/>
    <w:rsid w:val="0092491C"/>
    <w:rsid w:val="00925B94"/>
    <w:rsid w:val="00925E1C"/>
    <w:rsid w:val="009263CC"/>
    <w:rsid w:val="0092643A"/>
    <w:rsid w:val="00926457"/>
    <w:rsid w:val="0092647B"/>
    <w:rsid w:val="00926750"/>
    <w:rsid w:val="009268DF"/>
    <w:rsid w:val="00926B08"/>
    <w:rsid w:val="00926E9F"/>
    <w:rsid w:val="00926EBF"/>
    <w:rsid w:val="0092732F"/>
    <w:rsid w:val="00927717"/>
    <w:rsid w:val="00927B9E"/>
    <w:rsid w:val="00930425"/>
    <w:rsid w:val="00930501"/>
    <w:rsid w:val="00930D7E"/>
    <w:rsid w:val="00930F7B"/>
    <w:rsid w:val="00931041"/>
    <w:rsid w:val="00931130"/>
    <w:rsid w:val="009311CC"/>
    <w:rsid w:val="0093128E"/>
    <w:rsid w:val="00931740"/>
    <w:rsid w:val="009317AF"/>
    <w:rsid w:val="0093191D"/>
    <w:rsid w:val="00931A5E"/>
    <w:rsid w:val="009321DF"/>
    <w:rsid w:val="0093243B"/>
    <w:rsid w:val="0093260E"/>
    <w:rsid w:val="00932742"/>
    <w:rsid w:val="009332C7"/>
    <w:rsid w:val="0093340E"/>
    <w:rsid w:val="0093365B"/>
    <w:rsid w:val="009336FB"/>
    <w:rsid w:val="00933855"/>
    <w:rsid w:val="00933A30"/>
    <w:rsid w:val="00933BFB"/>
    <w:rsid w:val="00933D56"/>
    <w:rsid w:val="00933ED7"/>
    <w:rsid w:val="0093463C"/>
    <w:rsid w:val="0093469D"/>
    <w:rsid w:val="009348C9"/>
    <w:rsid w:val="009349C2"/>
    <w:rsid w:val="00934F88"/>
    <w:rsid w:val="009350ED"/>
    <w:rsid w:val="0093515F"/>
    <w:rsid w:val="00935486"/>
    <w:rsid w:val="009357AF"/>
    <w:rsid w:val="009358AE"/>
    <w:rsid w:val="00935C73"/>
    <w:rsid w:val="00935DD3"/>
    <w:rsid w:val="0093617C"/>
    <w:rsid w:val="009362E2"/>
    <w:rsid w:val="00936438"/>
    <w:rsid w:val="009368D2"/>
    <w:rsid w:val="00936CF8"/>
    <w:rsid w:val="00937045"/>
    <w:rsid w:val="00937095"/>
    <w:rsid w:val="009371AB"/>
    <w:rsid w:val="009372B9"/>
    <w:rsid w:val="00937523"/>
    <w:rsid w:val="00937555"/>
    <w:rsid w:val="009375A3"/>
    <w:rsid w:val="0093774F"/>
    <w:rsid w:val="00937D91"/>
    <w:rsid w:val="00940003"/>
    <w:rsid w:val="0094031B"/>
    <w:rsid w:val="00940710"/>
    <w:rsid w:val="00940960"/>
    <w:rsid w:val="00940BF6"/>
    <w:rsid w:val="00940C32"/>
    <w:rsid w:val="0094158D"/>
    <w:rsid w:val="009417EC"/>
    <w:rsid w:val="00941D6F"/>
    <w:rsid w:val="00941EB7"/>
    <w:rsid w:val="009422A3"/>
    <w:rsid w:val="00942359"/>
    <w:rsid w:val="00942923"/>
    <w:rsid w:val="00942AF7"/>
    <w:rsid w:val="00942CC1"/>
    <w:rsid w:val="00942CFB"/>
    <w:rsid w:val="00943194"/>
    <w:rsid w:val="0094338C"/>
    <w:rsid w:val="00943413"/>
    <w:rsid w:val="0094370C"/>
    <w:rsid w:val="00943E87"/>
    <w:rsid w:val="00943F06"/>
    <w:rsid w:val="00944779"/>
    <w:rsid w:val="009453A4"/>
    <w:rsid w:val="009456F8"/>
    <w:rsid w:val="009459C5"/>
    <w:rsid w:val="00945A26"/>
    <w:rsid w:val="00945A40"/>
    <w:rsid w:val="00945BDD"/>
    <w:rsid w:val="00945E7B"/>
    <w:rsid w:val="00945EB2"/>
    <w:rsid w:val="009467AC"/>
    <w:rsid w:val="00946936"/>
    <w:rsid w:val="009469F7"/>
    <w:rsid w:val="00946A13"/>
    <w:rsid w:val="00946D94"/>
    <w:rsid w:val="00946DE0"/>
    <w:rsid w:val="0094727C"/>
    <w:rsid w:val="00947309"/>
    <w:rsid w:val="00947452"/>
    <w:rsid w:val="009476F8"/>
    <w:rsid w:val="009501AF"/>
    <w:rsid w:val="009501C6"/>
    <w:rsid w:val="00950B15"/>
    <w:rsid w:val="009510D1"/>
    <w:rsid w:val="0095192B"/>
    <w:rsid w:val="009519A5"/>
    <w:rsid w:val="00951C5F"/>
    <w:rsid w:val="00951D2D"/>
    <w:rsid w:val="00951D60"/>
    <w:rsid w:val="00951D91"/>
    <w:rsid w:val="009526A8"/>
    <w:rsid w:val="00952C92"/>
    <w:rsid w:val="00952DB9"/>
    <w:rsid w:val="00953557"/>
    <w:rsid w:val="00953A1D"/>
    <w:rsid w:val="00953E43"/>
    <w:rsid w:val="00953F65"/>
    <w:rsid w:val="00953FD4"/>
    <w:rsid w:val="00954104"/>
    <w:rsid w:val="00954404"/>
    <w:rsid w:val="00954583"/>
    <w:rsid w:val="009545F7"/>
    <w:rsid w:val="0095494D"/>
    <w:rsid w:val="00954AC3"/>
    <w:rsid w:val="00954FD3"/>
    <w:rsid w:val="00955524"/>
    <w:rsid w:val="00955811"/>
    <w:rsid w:val="009568B3"/>
    <w:rsid w:val="0095698B"/>
    <w:rsid w:val="009570AE"/>
    <w:rsid w:val="00957552"/>
    <w:rsid w:val="0095770D"/>
    <w:rsid w:val="0095787D"/>
    <w:rsid w:val="00957E58"/>
    <w:rsid w:val="00957F72"/>
    <w:rsid w:val="00960509"/>
    <w:rsid w:val="00960566"/>
    <w:rsid w:val="009605A3"/>
    <w:rsid w:val="0096074B"/>
    <w:rsid w:val="00960BDE"/>
    <w:rsid w:val="00960FBE"/>
    <w:rsid w:val="0096108C"/>
    <w:rsid w:val="0096183D"/>
    <w:rsid w:val="00961EBA"/>
    <w:rsid w:val="0096224F"/>
    <w:rsid w:val="00962400"/>
    <w:rsid w:val="009628CF"/>
    <w:rsid w:val="009629C6"/>
    <w:rsid w:val="00962AC2"/>
    <w:rsid w:val="00963359"/>
    <w:rsid w:val="0096343D"/>
    <w:rsid w:val="009635D3"/>
    <w:rsid w:val="0096377E"/>
    <w:rsid w:val="00963C7E"/>
    <w:rsid w:val="00963CA1"/>
    <w:rsid w:val="00963E7B"/>
    <w:rsid w:val="00963F46"/>
    <w:rsid w:val="00964381"/>
    <w:rsid w:val="009644BD"/>
    <w:rsid w:val="00964529"/>
    <w:rsid w:val="00964972"/>
    <w:rsid w:val="00964AC8"/>
    <w:rsid w:val="00964E3F"/>
    <w:rsid w:val="009653CE"/>
    <w:rsid w:val="009657C7"/>
    <w:rsid w:val="00966421"/>
    <w:rsid w:val="00966A6B"/>
    <w:rsid w:val="00966DE9"/>
    <w:rsid w:val="00966DFA"/>
    <w:rsid w:val="009673B9"/>
    <w:rsid w:val="009674BF"/>
    <w:rsid w:val="00967779"/>
    <w:rsid w:val="009677AA"/>
    <w:rsid w:val="00967C57"/>
    <w:rsid w:val="0097062E"/>
    <w:rsid w:val="00970B77"/>
    <w:rsid w:val="00970C7B"/>
    <w:rsid w:val="00970CA5"/>
    <w:rsid w:val="00971363"/>
    <w:rsid w:val="00971BA4"/>
    <w:rsid w:val="00971DD9"/>
    <w:rsid w:val="009724A8"/>
    <w:rsid w:val="00972A6C"/>
    <w:rsid w:val="00972ADC"/>
    <w:rsid w:val="00972CBD"/>
    <w:rsid w:val="00972CFB"/>
    <w:rsid w:val="00973211"/>
    <w:rsid w:val="0097346D"/>
    <w:rsid w:val="009735DB"/>
    <w:rsid w:val="00973672"/>
    <w:rsid w:val="009736E7"/>
    <w:rsid w:val="00973853"/>
    <w:rsid w:val="009739CE"/>
    <w:rsid w:val="00973E20"/>
    <w:rsid w:val="00973E85"/>
    <w:rsid w:val="0097471D"/>
    <w:rsid w:val="00974777"/>
    <w:rsid w:val="009749C0"/>
    <w:rsid w:val="00974A16"/>
    <w:rsid w:val="00974A9B"/>
    <w:rsid w:val="00974C0B"/>
    <w:rsid w:val="00974C87"/>
    <w:rsid w:val="009755FE"/>
    <w:rsid w:val="009757C2"/>
    <w:rsid w:val="00975A61"/>
    <w:rsid w:val="00975B5A"/>
    <w:rsid w:val="00975D4E"/>
    <w:rsid w:val="00975D6A"/>
    <w:rsid w:val="00975EDF"/>
    <w:rsid w:val="00976080"/>
    <w:rsid w:val="009763AA"/>
    <w:rsid w:val="009763B0"/>
    <w:rsid w:val="009763D8"/>
    <w:rsid w:val="00976665"/>
    <w:rsid w:val="00976A2C"/>
    <w:rsid w:val="0097714C"/>
    <w:rsid w:val="009774EA"/>
    <w:rsid w:val="0097772F"/>
    <w:rsid w:val="009777FE"/>
    <w:rsid w:val="00977A8E"/>
    <w:rsid w:val="009800E6"/>
    <w:rsid w:val="009801D8"/>
    <w:rsid w:val="0098035E"/>
    <w:rsid w:val="0098038F"/>
    <w:rsid w:val="009805DA"/>
    <w:rsid w:val="00980CAA"/>
    <w:rsid w:val="00980E24"/>
    <w:rsid w:val="0098174E"/>
    <w:rsid w:val="00981ECD"/>
    <w:rsid w:val="00982201"/>
    <w:rsid w:val="009824BF"/>
    <w:rsid w:val="009827B3"/>
    <w:rsid w:val="009827B4"/>
    <w:rsid w:val="009827CC"/>
    <w:rsid w:val="00982988"/>
    <w:rsid w:val="009829B4"/>
    <w:rsid w:val="00982A94"/>
    <w:rsid w:val="00982FA2"/>
    <w:rsid w:val="009830AE"/>
    <w:rsid w:val="009837D1"/>
    <w:rsid w:val="00983AF3"/>
    <w:rsid w:val="00983D63"/>
    <w:rsid w:val="00983FF5"/>
    <w:rsid w:val="00984297"/>
    <w:rsid w:val="00984372"/>
    <w:rsid w:val="0098452F"/>
    <w:rsid w:val="0098453A"/>
    <w:rsid w:val="00984863"/>
    <w:rsid w:val="009848CD"/>
    <w:rsid w:val="00984A50"/>
    <w:rsid w:val="00984C8D"/>
    <w:rsid w:val="00984F74"/>
    <w:rsid w:val="00985389"/>
    <w:rsid w:val="009854F9"/>
    <w:rsid w:val="00985EBC"/>
    <w:rsid w:val="009868DE"/>
    <w:rsid w:val="00986C02"/>
    <w:rsid w:val="00987746"/>
    <w:rsid w:val="009877FF"/>
    <w:rsid w:val="00987A65"/>
    <w:rsid w:val="00987D4F"/>
    <w:rsid w:val="009901F3"/>
    <w:rsid w:val="009903DB"/>
    <w:rsid w:val="009909AD"/>
    <w:rsid w:val="00990EA5"/>
    <w:rsid w:val="009910CC"/>
    <w:rsid w:val="009913D8"/>
    <w:rsid w:val="00991736"/>
    <w:rsid w:val="0099174E"/>
    <w:rsid w:val="0099180F"/>
    <w:rsid w:val="00992095"/>
    <w:rsid w:val="00992BFE"/>
    <w:rsid w:val="00992C14"/>
    <w:rsid w:val="00992F05"/>
    <w:rsid w:val="009932DD"/>
    <w:rsid w:val="009933BF"/>
    <w:rsid w:val="0099347F"/>
    <w:rsid w:val="0099359E"/>
    <w:rsid w:val="00993976"/>
    <w:rsid w:val="00993B3A"/>
    <w:rsid w:val="00993B98"/>
    <w:rsid w:val="00993D85"/>
    <w:rsid w:val="00994185"/>
    <w:rsid w:val="0099444A"/>
    <w:rsid w:val="00994E43"/>
    <w:rsid w:val="00994EA0"/>
    <w:rsid w:val="00994F9F"/>
    <w:rsid w:val="00995027"/>
    <w:rsid w:val="00995348"/>
    <w:rsid w:val="00995E22"/>
    <w:rsid w:val="009961E4"/>
    <w:rsid w:val="0099625D"/>
    <w:rsid w:val="00996546"/>
    <w:rsid w:val="00996659"/>
    <w:rsid w:val="00996845"/>
    <w:rsid w:val="00996BAB"/>
    <w:rsid w:val="0099704F"/>
    <w:rsid w:val="00997326"/>
    <w:rsid w:val="009A0CDC"/>
    <w:rsid w:val="009A0DC2"/>
    <w:rsid w:val="009A11C7"/>
    <w:rsid w:val="009A11EB"/>
    <w:rsid w:val="009A1245"/>
    <w:rsid w:val="009A14E5"/>
    <w:rsid w:val="009A1D21"/>
    <w:rsid w:val="009A1D6B"/>
    <w:rsid w:val="009A2A54"/>
    <w:rsid w:val="009A2C76"/>
    <w:rsid w:val="009A3263"/>
    <w:rsid w:val="009A39B7"/>
    <w:rsid w:val="009A4447"/>
    <w:rsid w:val="009A4935"/>
    <w:rsid w:val="009A5325"/>
    <w:rsid w:val="009A5352"/>
    <w:rsid w:val="009A5639"/>
    <w:rsid w:val="009A584C"/>
    <w:rsid w:val="009A58FB"/>
    <w:rsid w:val="009A598B"/>
    <w:rsid w:val="009A59BC"/>
    <w:rsid w:val="009A5E1C"/>
    <w:rsid w:val="009A60C1"/>
    <w:rsid w:val="009A65C4"/>
    <w:rsid w:val="009A746E"/>
    <w:rsid w:val="009A74DB"/>
    <w:rsid w:val="009A7A48"/>
    <w:rsid w:val="009B04F0"/>
    <w:rsid w:val="009B06DF"/>
    <w:rsid w:val="009B09EA"/>
    <w:rsid w:val="009B0A01"/>
    <w:rsid w:val="009B0EDF"/>
    <w:rsid w:val="009B10E0"/>
    <w:rsid w:val="009B130C"/>
    <w:rsid w:val="009B140A"/>
    <w:rsid w:val="009B1720"/>
    <w:rsid w:val="009B1874"/>
    <w:rsid w:val="009B1E78"/>
    <w:rsid w:val="009B22ED"/>
    <w:rsid w:val="009B2543"/>
    <w:rsid w:val="009B255B"/>
    <w:rsid w:val="009B2597"/>
    <w:rsid w:val="009B35C6"/>
    <w:rsid w:val="009B4298"/>
    <w:rsid w:val="009B45A9"/>
    <w:rsid w:val="009B46EF"/>
    <w:rsid w:val="009B46FF"/>
    <w:rsid w:val="009B4A3A"/>
    <w:rsid w:val="009B4D62"/>
    <w:rsid w:val="009B4EF1"/>
    <w:rsid w:val="009B4F5D"/>
    <w:rsid w:val="009B5111"/>
    <w:rsid w:val="009B547D"/>
    <w:rsid w:val="009B54B3"/>
    <w:rsid w:val="009B572B"/>
    <w:rsid w:val="009B58C9"/>
    <w:rsid w:val="009B5BB9"/>
    <w:rsid w:val="009B5EF9"/>
    <w:rsid w:val="009B61A0"/>
    <w:rsid w:val="009B67D6"/>
    <w:rsid w:val="009B684F"/>
    <w:rsid w:val="009B6F25"/>
    <w:rsid w:val="009B701D"/>
    <w:rsid w:val="009B7020"/>
    <w:rsid w:val="009B746E"/>
    <w:rsid w:val="009B76D5"/>
    <w:rsid w:val="009B7900"/>
    <w:rsid w:val="009B7D57"/>
    <w:rsid w:val="009B7F8D"/>
    <w:rsid w:val="009C00E6"/>
    <w:rsid w:val="009C017F"/>
    <w:rsid w:val="009C0199"/>
    <w:rsid w:val="009C037F"/>
    <w:rsid w:val="009C04C5"/>
    <w:rsid w:val="009C04F5"/>
    <w:rsid w:val="009C09AC"/>
    <w:rsid w:val="009C09FF"/>
    <w:rsid w:val="009C0C16"/>
    <w:rsid w:val="009C0D80"/>
    <w:rsid w:val="009C0F6D"/>
    <w:rsid w:val="009C14F6"/>
    <w:rsid w:val="009C1775"/>
    <w:rsid w:val="009C1955"/>
    <w:rsid w:val="009C1A70"/>
    <w:rsid w:val="009C1AA6"/>
    <w:rsid w:val="009C2426"/>
    <w:rsid w:val="009C2575"/>
    <w:rsid w:val="009C2ACD"/>
    <w:rsid w:val="009C2DFC"/>
    <w:rsid w:val="009C2EA1"/>
    <w:rsid w:val="009C32F2"/>
    <w:rsid w:val="009C371A"/>
    <w:rsid w:val="009C373E"/>
    <w:rsid w:val="009C3B25"/>
    <w:rsid w:val="009C3EEB"/>
    <w:rsid w:val="009C3F81"/>
    <w:rsid w:val="009C47EA"/>
    <w:rsid w:val="009C4925"/>
    <w:rsid w:val="009C4932"/>
    <w:rsid w:val="009C4A30"/>
    <w:rsid w:val="009C4E99"/>
    <w:rsid w:val="009C4F4D"/>
    <w:rsid w:val="009C5457"/>
    <w:rsid w:val="009C5490"/>
    <w:rsid w:val="009C5A95"/>
    <w:rsid w:val="009C6936"/>
    <w:rsid w:val="009C6F0D"/>
    <w:rsid w:val="009C7EA3"/>
    <w:rsid w:val="009C7EF6"/>
    <w:rsid w:val="009D0157"/>
    <w:rsid w:val="009D0232"/>
    <w:rsid w:val="009D03C5"/>
    <w:rsid w:val="009D0C3A"/>
    <w:rsid w:val="009D0FB9"/>
    <w:rsid w:val="009D0FCD"/>
    <w:rsid w:val="009D14C9"/>
    <w:rsid w:val="009D16B2"/>
    <w:rsid w:val="009D1C5A"/>
    <w:rsid w:val="009D1F65"/>
    <w:rsid w:val="009D1FE9"/>
    <w:rsid w:val="009D1FF7"/>
    <w:rsid w:val="009D20DF"/>
    <w:rsid w:val="009D213A"/>
    <w:rsid w:val="009D2197"/>
    <w:rsid w:val="009D2568"/>
    <w:rsid w:val="009D278E"/>
    <w:rsid w:val="009D2CC4"/>
    <w:rsid w:val="009D35B4"/>
    <w:rsid w:val="009D3687"/>
    <w:rsid w:val="009D3A63"/>
    <w:rsid w:val="009D3B2D"/>
    <w:rsid w:val="009D3B7F"/>
    <w:rsid w:val="009D41F5"/>
    <w:rsid w:val="009D42BE"/>
    <w:rsid w:val="009D4AE1"/>
    <w:rsid w:val="009D4D1C"/>
    <w:rsid w:val="009D5079"/>
    <w:rsid w:val="009D50AA"/>
    <w:rsid w:val="009D5476"/>
    <w:rsid w:val="009D5B98"/>
    <w:rsid w:val="009D636C"/>
    <w:rsid w:val="009D6576"/>
    <w:rsid w:val="009D66B7"/>
    <w:rsid w:val="009D670A"/>
    <w:rsid w:val="009D70AD"/>
    <w:rsid w:val="009D72CB"/>
    <w:rsid w:val="009D7320"/>
    <w:rsid w:val="009D7495"/>
    <w:rsid w:val="009D7568"/>
    <w:rsid w:val="009D7805"/>
    <w:rsid w:val="009D7DD9"/>
    <w:rsid w:val="009E0136"/>
    <w:rsid w:val="009E02BE"/>
    <w:rsid w:val="009E04A7"/>
    <w:rsid w:val="009E05E3"/>
    <w:rsid w:val="009E0B8C"/>
    <w:rsid w:val="009E0BAB"/>
    <w:rsid w:val="009E0C44"/>
    <w:rsid w:val="009E0E12"/>
    <w:rsid w:val="009E153A"/>
    <w:rsid w:val="009E171F"/>
    <w:rsid w:val="009E1D33"/>
    <w:rsid w:val="009E1F96"/>
    <w:rsid w:val="009E1FB5"/>
    <w:rsid w:val="009E2067"/>
    <w:rsid w:val="009E2A60"/>
    <w:rsid w:val="009E2EE3"/>
    <w:rsid w:val="009E320B"/>
    <w:rsid w:val="009E34C2"/>
    <w:rsid w:val="009E3982"/>
    <w:rsid w:val="009E3A74"/>
    <w:rsid w:val="009E46D3"/>
    <w:rsid w:val="009E4F52"/>
    <w:rsid w:val="009E4FA8"/>
    <w:rsid w:val="009E5234"/>
    <w:rsid w:val="009E5493"/>
    <w:rsid w:val="009E54DF"/>
    <w:rsid w:val="009E5676"/>
    <w:rsid w:val="009E58E7"/>
    <w:rsid w:val="009E5B3F"/>
    <w:rsid w:val="009E5BB8"/>
    <w:rsid w:val="009E5BE9"/>
    <w:rsid w:val="009E5DDB"/>
    <w:rsid w:val="009E6107"/>
    <w:rsid w:val="009E6A38"/>
    <w:rsid w:val="009E6E85"/>
    <w:rsid w:val="009E77B5"/>
    <w:rsid w:val="009E7871"/>
    <w:rsid w:val="009E78F4"/>
    <w:rsid w:val="009E7C5C"/>
    <w:rsid w:val="009F0391"/>
    <w:rsid w:val="009F0958"/>
    <w:rsid w:val="009F12F0"/>
    <w:rsid w:val="009F1344"/>
    <w:rsid w:val="009F14B8"/>
    <w:rsid w:val="009F15DC"/>
    <w:rsid w:val="009F1FE8"/>
    <w:rsid w:val="009F2008"/>
    <w:rsid w:val="009F2077"/>
    <w:rsid w:val="009F2249"/>
    <w:rsid w:val="009F2358"/>
    <w:rsid w:val="009F2478"/>
    <w:rsid w:val="009F296F"/>
    <w:rsid w:val="009F2978"/>
    <w:rsid w:val="009F29E5"/>
    <w:rsid w:val="009F2C70"/>
    <w:rsid w:val="009F2F4B"/>
    <w:rsid w:val="009F3044"/>
    <w:rsid w:val="009F3296"/>
    <w:rsid w:val="009F34BF"/>
    <w:rsid w:val="009F35D6"/>
    <w:rsid w:val="009F3743"/>
    <w:rsid w:val="009F3FC2"/>
    <w:rsid w:val="009F428A"/>
    <w:rsid w:val="009F431E"/>
    <w:rsid w:val="009F4432"/>
    <w:rsid w:val="009F465F"/>
    <w:rsid w:val="009F47E2"/>
    <w:rsid w:val="009F4C57"/>
    <w:rsid w:val="009F4C63"/>
    <w:rsid w:val="009F4D7A"/>
    <w:rsid w:val="009F4F57"/>
    <w:rsid w:val="009F4FB4"/>
    <w:rsid w:val="009F51FB"/>
    <w:rsid w:val="009F5341"/>
    <w:rsid w:val="009F620A"/>
    <w:rsid w:val="009F649B"/>
    <w:rsid w:val="009F6531"/>
    <w:rsid w:val="009F654D"/>
    <w:rsid w:val="009F6996"/>
    <w:rsid w:val="009F6B99"/>
    <w:rsid w:val="009F6D5A"/>
    <w:rsid w:val="009F6EBA"/>
    <w:rsid w:val="009F6FDB"/>
    <w:rsid w:val="009F78EB"/>
    <w:rsid w:val="00A00353"/>
    <w:rsid w:val="00A0062B"/>
    <w:rsid w:val="00A0062D"/>
    <w:rsid w:val="00A00B8B"/>
    <w:rsid w:val="00A00C4E"/>
    <w:rsid w:val="00A00EA9"/>
    <w:rsid w:val="00A02175"/>
    <w:rsid w:val="00A021F3"/>
    <w:rsid w:val="00A02556"/>
    <w:rsid w:val="00A029C3"/>
    <w:rsid w:val="00A02A14"/>
    <w:rsid w:val="00A02F23"/>
    <w:rsid w:val="00A037F9"/>
    <w:rsid w:val="00A03B57"/>
    <w:rsid w:val="00A03C81"/>
    <w:rsid w:val="00A0427C"/>
    <w:rsid w:val="00A0438C"/>
    <w:rsid w:val="00A045C3"/>
    <w:rsid w:val="00A046C6"/>
    <w:rsid w:val="00A04EEB"/>
    <w:rsid w:val="00A053E8"/>
    <w:rsid w:val="00A0549A"/>
    <w:rsid w:val="00A054B4"/>
    <w:rsid w:val="00A0560C"/>
    <w:rsid w:val="00A05AA0"/>
    <w:rsid w:val="00A05D1C"/>
    <w:rsid w:val="00A05E6D"/>
    <w:rsid w:val="00A05F8B"/>
    <w:rsid w:val="00A0608D"/>
    <w:rsid w:val="00A0619E"/>
    <w:rsid w:val="00A0660E"/>
    <w:rsid w:val="00A06805"/>
    <w:rsid w:val="00A068CA"/>
    <w:rsid w:val="00A069A0"/>
    <w:rsid w:val="00A0760D"/>
    <w:rsid w:val="00A07AD6"/>
    <w:rsid w:val="00A11667"/>
    <w:rsid w:val="00A116F1"/>
    <w:rsid w:val="00A11AA8"/>
    <w:rsid w:val="00A12554"/>
    <w:rsid w:val="00A1265F"/>
    <w:rsid w:val="00A127F0"/>
    <w:rsid w:val="00A128F3"/>
    <w:rsid w:val="00A1291D"/>
    <w:rsid w:val="00A12ABE"/>
    <w:rsid w:val="00A12E12"/>
    <w:rsid w:val="00A13321"/>
    <w:rsid w:val="00A13A5F"/>
    <w:rsid w:val="00A13B45"/>
    <w:rsid w:val="00A13C0B"/>
    <w:rsid w:val="00A14299"/>
    <w:rsid w:val="00A1430B"/>
    <w:rsid w:val="00A14515"/>
    <w:rsid w:val="00A14FD5"/>
    <w:rsid w:val="00A1504E"/>
    <w:rsid w:val="00A1523D"/>
    <w:rsid w:val="00A15614"/>
    <w:rsid w:val="00A157B4"/>
    <w:rsid w:val="00A15940"/>
    <w:rsid w:val="00A15C25"/>
    <w:rsid w:val="00A16201"/>
    <w:rsid w:val="00A16BEF"/>
    <w:rsid w:val="00A16ED7"/>
    <w:rsid w:val="00A16FB5"/>
    <w:rsid w:val="00A17C07"/>
    <w:rsid w:val="00A20021"/>
    <w:rsid w:val="00A20262"/>
    <w:rsid w:val="00A20379"/>
    <w:rsid w:val="00A20A3F"/>
    <w:rsid w:val="00A20AC8"/>
    <w:rsid w:val="00A20BF2"/>
    <w:rsid w:val="00A20D44"/>
    <w:rsid w:val="00A2138B"/>
    <w:rsid w:val="00A213BE"/>
    <w:rsid w:val="00A21447"/>
    <w:rsid w:val="00A21D41"/>
    <w:rsid w:val="00A2221E"/>
    <w:rsid w:val="00A2249F"/>
    <w:rsid w:val="00A2273C"/>
    <w:rsid w:val="00A22A98"/>
    <w:rsid w:val="00A22B00"/>
    <w:rsid w:val="00A231CB"/>
    <w:rsid w:val="00A233E8"/>
    <w:rsid w:val="00A23422"/>
    <w:rsid w:val="00A23CC8"/>
    <w:rsid w:val="00A24213"/>
    <w:rsid w:val="00A24313"/>
    <w:rsid w:val="00A24317"/>
    <w:rsid w:val="00A24551"/>
    <w:rsid w:val="00A2459D"/>
    <w:rsid w:val="00A248EA"/>
    <w:rsid w:val="00A24E98"/>
    <w:rsid w:val="00A25302"/>
    <w:rsid w:val="00A257C2"/>
    <w:rsid w:val="00A25CD5"/>
    <w:rsid w:val="00A26268"/>
    <w:rsid w:val="00A26548"/>
    <w:rsid w:val="00A268DA"/>
    <w:rsid w:val="00A269F1"/>
    <w:rsid w:val="00A26BBD"/>
    <w:rsid w:val="00A27052"/>
    <w:rsid w:val="00A270E6"/>
    <w:rsid w:val="00A270E7"/>
    <w:rsid w:val="00A2718E"/>
    <w:rsid w:val="00A273F9"/>
    <w:rsid w:val="00A2762C"/>
    <w:rsid w:val="00A27EA8"/>
    <w:rsid w:val="00A27EB9"/>
    <w:rsid w:val="00A30373"/>
    <w:rsid w:val="00A303E5"/>
    <w:rsid w:val="00A30432"/>
    <w:rsid w:val="00A3067C"/>
    <w:rsid w:val="00A30751"/>
    <w:rsid w:val="00A30E14"/>
    <w:rsid w:val="00A30F1B"/>
    <w:rsid w:val="00A31194"/>
    <w:rsid w:val="00A31253"/>
    <w:rsid w:val="00A31278"/>
    <w:rsid w:val="00A3198E"/>
    <w:rsid w:val="00A3248D"/>
    <w:rsid w:val="00A32A4A"/>
    <w:rsid w:val="00A33034"/>
    <w:rsid w:val="00A344E1"/>
    <w:rsid w:val="00A34649"/>
    <w:rsid w:val="00A34F1E"/>
    <w:rsid w:val="00A3508B"/>
    <w:rsid w:val="00A357B8"/>
    <w:rsid w:val="00A35D57"/>
    <w:rsid w:val="00A35DF1"/>
    <w:rsid w:val="00A362DF"/>
    <w:rsid w:val="00A36353"/>
    <w:rsid w:val="00A3657E"/>
    <w:rsid w:val="00A368DE"/>
    <w:rsid w:val="00A36FFB"/>
    <w:rsid w:val="00A373B8"/>
    <w:rsid w:val="00A373C2"/>
    <w:rsid w:val="00A37414"/>
    <w:rsid w:val="00A379FD"/>
    <w:rsid w:val="00A37A9B"/>
    <w:rsid w:val="00A37C62"/>
    <w:rsid w:val="00A37C9F"/>
    <w:rsid w:val="00A37E31"/>
    <w:rsid w:val="00A37EFC"/>
    <w:rsid w:val="00A37F04"/>
    <w:rsid w:val="00A40031"/>
    <w:rsid w:val="00A401E6"/>
    <w:rsid w:val="00A401FC"/>
    <w:rsid w:val="00A40366"/>
    <w:rsid w:val="00A40511"/>
    <w:rsid w:val="00A40775"/>
    <w:rsid w:val="00A4082A"/>
    <w:rsid w:val="00A40871"/>
    <w:rsid w:val="00A40BA1"/>
    <w:rsid w:val="00A40E82"/>
    <w:rsid w:val="00A40EE7"/>
    <w:rsid w:val="00A419BD"/>
    <w:rsid w:val="00A41FB5"/>
    <w:rsid w:val="00A4202D"/>
    <w:rsid w:val="00A4240D"/>
    <w:rsid w:val="00A42740"/>
    <w:rsid w:val="00A42A04"/>
    <w:rsid w:val="00A42A1F"/>
    <w:rsid w:val="00A42D37"/>
    <w:rsid w:val="00A43805"/>
    <w:rsid w:val="00A43F92"/>
    <w:rsid w:val="00A4446C"/>
    <w:rsid w:val="00A4463D"/>
    <w:rsid w:val="00A44C8F"/>
    <w:rsid w:val="00A44DC3"/>
    <w:rsid w:val="00A44F83"/>
    <w:rsid w:val="00A4510C"/>
    <w:rsid w:val="00A4523B"/>
    <w:rsid w:val="00A4569A"/>
    <w:rsid w:val="00A45888"/>
    <w:rsid w:val="00A45A14"/>
    <w:rsid w:val="00A45E59"/>
    <w:rsid w:val="00A45F3E"/>
    <w:rsid w:val="00A4698F"/>
    <w:rsid w:val="00A46C41"/>
    <w:rsid w:val="00A47271"/>
    <w:rsid w:val="00A477A1"/>
    <w:rsid w:val="00A4784A"/>
    <w:rsid w:val="00A47FB4"/>
    <w:rsid w:val="00A5015D"/>
    <w:rsid w:val="00A5047E"/>
    <w:rsid w:val="00A50794"/>
    <w:rsid w:val="00A50C39"/>
    <w:rsid w:val="00A50D28"/>
    <w:rsid w:val="00A51CD2"/>
    <w:rsid w:val="00A51D37"/>
    <w:rsid w:val="00A520D7"/>
    <w:rsid w:val="00A5228F"/>
    <w:rsid w:val="00A526FB"/>
    <w:rsid w:val="00A53063"/>
    <w:rsid w:val="00A532CB"/>
    <w:rsid w:val="00A534C1"/>
    <w:rsid w:val="00A53797"/>
    <w:rsid w:val="00A537A0"/>
    <w:rsid w:val="00A538D8"/>
    <w:rsid w:val="00A53A6E"/>
    <w:rsid w:val="00A53E81"/>
    <w:rsid w:val="00A54521"/>
    <w:rsid w:val="00A5481E"/>
    <w:rsid w:val="00A54908"/>
    <w:rsid w:val="00A54999"/>
    <w:rsid w:val="00A54A13"/>
    <w:rsid w:val="00A55195"/>
    <w:rsid w:val="00A55464"/>
    <w:rsid w:val="00A554E9"/>
    <w:rsid w:val="00A55522"/>
    <w:rsid w:val="00A5586F"/>
    <w:rsid w:val="00A558E9"/>
    <w:rsid w:val="00A5590D"/>
    <w:rsid w:val="00A55A83"/>
    <w:rsid w:val="00A5654E"/>
    <w:rsid w:val="00A56581"/>
    <w:rsid w:val="00A5658A"/>
    <w:rsid w:val="00A565BE"/>
    <w:rsid w:val="00A567C2"/>
    <w:rsid w:val="00A56842"/>
    <w:rsid w:val="00A56C29"/>
    <w:rsid w:val="00A56D63"/>
    <w:rsid w:val="00A5721F"/>
    <w:rsid w:val="00A572AF"/>
    <w:rsid w:val="00A575FD"/>
    <w:rsid w:val="00A578AA"/>
    <w:rsid w:val="00A57984"/>
    <w:rsid w:val="00A57A2B"/>
    <w:rsid w:val="00A57C43"/>
    <w:rsid w:val="00A60216"/>
    <w:rsid w:val="00A60247"/>
    <w:rsid w:val="00A602E4"/>
    <w:rsid w:val="00A604BC"/>
    <w:rsid w:val="00A60808"/>
    <w:rsid w:val="00A60DE9"/>
    <w:rsid w:val="00A6124F"/>
    <w:rsid w:val="00A612DD"/>
    <w:rsid w:val="00A6130F"/>
    <w:rsid w:val="00A613B1"/>
    <w:rsid w:val="00A615B1"/>
    <w:rsid w:val="00A61774"/>
    <w:rsid w:val="00A61D2D"/>
    <w:rsid w:val="00A621DB"/>
    <w:rsid w:val="00A6232D"/>
    <w:rsid w:val="00A6277D"/>
    <w:rsid w:val="00A62B0E"/>
    <w:rsid w:val="00A63112"/>
    <w:rsid w:val="00A6373A"/>
    <w:rsid w:val="00A638A7"/>
    <w:rsid w:val="00A63BCE"/>
    <w:rsid w:val="00A63CA6"/>
    <w:rsid w:val="00A644AC"/>
    <w:rsid w:val="00A64650"/>
    <w:rsid w:val="00A6476D"/>
    <w:rsid w:val="00A647F2"/>
    <w:rsid w:val="00A64EAB"/>
    <w:rsid w:val="00A651D3"/>
    <w:rsid w:val="00A652AE"/>
    <w:rsid w:val="00A65414"/>
    <w:rsid w:val="00A6594D"/>
    <w:rsid w:val="00A65ADD"/>
    <w:rsid w:val="00A65DBB"/>
    <w:rsid w:val="00A65E3F"/>
    <w:rsid w:val="00A66277"/>
    <w:rsid w:val="00A662B0"/>
    <w:rsid w:val="00A663B9"/>
    <w:rsid w:val="00A66483"/>
    <w:rsid w:val="00A666EC"/>
    <w:rsid w:val="00A667D7"/>
    <w:rsid w:val="00A668F7"/>
    <w:rsid w:val="00A66913"/>
    <w:rsid w:val="00A669D6"/>
    <w:rsid w:val="00A66E21"/>
    <w:rsid w:val="00A670D8"/>
    <w:rsid w:val="00A67561"/>
    <w:rsid w:val="00A678BB"/>
    <w:rsid w:val="00A67AF5"/>
    <w:rsid w:val="00A7020D"/>
    <w:rsid w:val="00A708D2"/>
    <w:rsid w:val="00A70B77"/>
    <w:rsid w:val="00A70BA8"/>
    <w:rsid w:val="00A70D95"/>
    <w:rsid w:val="00A711FC"/>
    <w:rsid w:val="00A71295"/>
    <w:rsid w:val="00A7198C"/>
    <w:rsid w:val="00A71A50"/>
    <w:rsid w:val="00A71DA8"/>
    <w:rsid w:val="00A72443"/>
    <w:rsid w:val="00A72479"/>
    <w:rsid w:val="00A72971"/>
    <w:rsid w:val="00A72A12"/>
    <w:rsid w:val="00A73401"/>
    <w:rsid w:val="00A7349C"/>
    <w:rsid w:val="00A7353E"/>
    <w:rsid w:val="00A73995"/>
    <w:rsid w:val="00A73AE1"/>
    <w:rsid w:val="00A745D3"/>
    <w:rsid w:val="00A74765"/>
    <w:rsid w:val="00A74905"/>
    <w:rsid w:val="00A74D86"/>
    <w:rsid w:val="00A759A0"/>
    <w:rsid w:val="00A75B89"/>
    <w:rsid w:val="00A75C1B"/>
    <w:rsid w:val="00A75E08"/>
    <w:rsid w:val="00A75E1B"/>
    <w:rsid w:val="00A765BD"/>
    <w:rsid w:val="00A765E6"/>
    <w:rsid w:val="00A76886"/>
    <w:rsid w:val="00A76BA0"/>
    <w:rsid w:val="00A76C8C"/>
    <w:rsid w:val="00A76E94"/>
    <w:rsid w:val="00A7739E"/>
    <w:rsid w:val="00A77473"/>
    <w:rsid w:val="00A77558"/>
    <w:rsid w:val="00A775D5"/>
    <w:rsid w:val="00A7789B"/>
    <w:rsid w:val="00A77A85"/>
    <w:rsid w:val="00A7ACDF"/>
    <w:rsid w:val="00A8000F"/>
    <w:rsid w:val="00A803A3"/>
    <w:rsid w:val="00A80792"/>
    <w:rsid w:val="00A80A99"/>
    <w:rsid w:val="00A80B3C"/>
    <w:rsid w:val="00A80BAA"/>
    <w:rsid w:val="00A80C0C"/>
    <w:rsid w:val="00A8150D"/>
    <w:rsid w:val="00A81557"/>
    <w:rsid w:val="00A8156C"/>
    <w:rsid w:val="00A8166F"/>
    <w:rsid w:val="00A81A3F"/>
    <w:rsid w:val="00A81F1F"/>
    <w:rsid w:val="00A81FD3"/>
    <w:rsid w:val="00A821BE"/>
    <w:rsid w:val="00A835EF"/>
    <w:rsid w:val="00A837F0"/>
    <w:rsid w:val="00A83B94"/>
    <w:rsid w:val="00A840D8"/>
    <w:rsid w:val="00A845EC"/>
    <w:rsid w:val="00A8460D"/>
    <w:rsid w:val="00A84736"/>
    <w:rsid w:val="00A84D3E"/>
    <w:rsid w:val="00A850F1"/>
    <w:rsid w:val="00A85217"/>
    <w:rsid w:val="00A85592"/>
    <w:rsid w:val="00A8611A"/>
    <w:rsid w:val="00A861A1"/>
    <w:rsid w:val="00A87314"/>
    <w:rsid w:val="00A87729"/>
    <w:rsid w:val="00A87A06"/>
    <w:rsid w:val="00A87BC4"/>
    <w:rsid w:val="00A87C42"/>
    <w:rsid w:val="00A87DF1"/>
    <w:rsid w:val="00A908AB"/>
    <w:rsid w:val="00A90BDB"/>
    <w:rsid w:val="00A910D0"/>
    <w:rsid w:val="00A91342"/>
    <w:rsid w:val="00A913D3"/>
    <w:rsid w:val="00A9160F"/>
    <w:rsid w:val="00A91A61"/>
    <w:rsid w:val="00A91CE6"/>
    <w:rsid w:val="00A920A9"/>
    <w:rsid w:val="00A925A7"/>
    <w:rsid w:val="00A9281D"/>
    <w:rsid w:val="00A92B3F"/>
    <w:rsid w:val="00A93226"/>
    <w:rsid w:val="00A934FB"/>
    <w:rsid w:val="00A93847"/>
    <w:rsid w:val="00A93C63"/>
    <w:rsid w:val="00A93D95"/>
    <w:rsid w:val="00A93E00"/>
    <w:rsid w:val="00A941AA"/>
    <w:rsid w:val="00A941CB"/>
    <w:rsid w:val="00A94237"/>
    <w:rsid w:val="00A94277"/>
    <w:rsid w:val="00A9449F"/>
    <w:rsid w:val="00A94BF3"/>
    <w:rsid w:val="00A94E28"/>
    <w:rsid w:val="00A9526C"/>
    <w:rsid w:val="00A95507"/>
    <w:rsid w:val="00A95782"/>
    <w:rsid w:val="00A95B25"/>
    <w:rsid w:val="00A95F19"/>
    <w:rsid w:val="00A96097"/>
    <w:rsid w:val="00A963CE"/>
    <w:rsid w:val="00A965F7"/>
    <w:rsid w:val="00A967F7"/>
    <w:rsid w:val="00A96851"/>
    <w:rsid w:val="00A96EBE"/>
    <w:rsid w:val="00A96F89"/>
    <w:rsid w:val="00A97204"/>
    <w:rsid w:val="00A976E9"/>
    <w:rsid w:val="00A978BC"/>
    <w:rsid w:val="00A978E1"/>
    <w:rsid w:val="00A97962"/>
    <w:rsid w:val="00A97F0B"/>
    <w:rsid w:val="00A97FE1"/>
    <w:rsid w:val="00AA02AE"/>
    <w:rsid w:val="00AA04BC"/>
    <w:rsid w:val="00AA076D"/>
    <w:rsid w:val="00AA0978"/>
    <w:rsid w:val="00AA0C10"/>
    <w:rsid w:val="00AA0D1A"/>
    <w:rsid w:val="00AA0EA3"/>
    <w:rsid w:val="00AA126A"/>
    <w:rsid w:val="00AA15E7"/>
    <w:rsid w:val="00AA173A"/>
    <w:rsid w:val="00AA182A"/>
    <w:rsid w:val="00AA18BD"/>
    <w:rsid w:val="00AA1973"/>
    <w:rsid w:val="00AA1BBF"/>
    <w:rsid w:val="00AA2767"/>
    <w:rsid w:val="00AA2BAF"/>
    <w:rsid w:val="00AA2BC0"/>
    <w:rsid w:val="00AA2C86"/>
    <w:rsid w:val="00AA2E9F"/>
    <w:rsid w:val="00AA2F31"/>
    <w:rsid w:val="00AA30C2"/>
    <w:rsid w:val="00AA3323"/>
    <w:rsid w:val="00AA3665"/>
    <w:rsid w:val="00AA3696"/>
    <w:rsid w:val="00AA37F1"/>
    <w:rsid w:val="00AA37FE"/>
    <w:rsid w:val="00AA38AF"/>
    <w:rsid w:val="00AA3A21"/>
    <w:rsid w:val="00AA3BE0"/>
    <w:rsid w:val="00AA3C31"/>
    <w:rsid w:val="00AA42F9"/>
    <w:rsid w:val="00AA44C2"/>
    <w:rsid w:val="00AA4519"/>
    <w:rsid w:val="00AA474E"/>
    <w:rsid w:val="00AA5494"/>
    <w:rsid w:val="00AA54EA"/>
    <w:rsid w:val="00AA58DB"/>
    <w:rsid w:val="00AA59A7"/>
    <w:rsid w:val="00AA5B47"/>
    <w:rsid w:val="00AA625E"/>
    <w:rsid w:val="00AA6293"/>
    <w:rsid w:val="00AA653A"/>
    <w:rsid w:val="00AA67D6"/>
    <w:rsid w:val="00AA687A"/>
    <w:rsid w:val="00AA69D1"/>
    <w:rsid w:val="00AA723B"/>
    <w:rsid w:val="00AA73C0"/>
    <w:rsid w:val="00AA77EC"/>
    <w:rsid w:val="00AA7AF7"/>
    <w:rsid w:val="00AB07D5"/>
    <w:rsid w:val="00AB0977"/>
    <w:rsid w:val="00AB0A74"/>
    <w:rsid w:val="00AB0BC9"/>
    <w:rsid w:val="00AB0CFF"/>
    <w:rsid w:val="00AB15E1"/>
    <w:rsid w:val="00AB165B"/>
    <w:rsid w:val="00AB1AB3"/>
    <w:rsid w:val="00AB1CD7"/>
    <w:rsid w:val="00AB2057"/>
    <w:rsid w:val="00AB227B"/>
    <w:rsid w:val="00AB297D"/>
    <w:rsid w:val="00AB2A06"/>
    <w:rsid w:val="00AB2D0E"/>
    <w:rsid w:val="00AB2E94"/>
    <w:rsid w:val="00AB3140"/>
    <w:rsid w:val="00AB31FF"/>
    <w:rsid w:val="00AB339D"/>
    <w:rsid w:val="00AB3422"/>
    <w:rsid w:val="00AB35E6"/>
    <w:rsid w:val="00AB38B5"/>
    <w:rsid w:val="00AB3A29"/>
    <w:rsid w:val="00AB418D"/>
    <w:rsid w:val="00AB41E2"/>
    <w:rsid w:val="00AB42E1"/>
    <w:rsid w:val="00AB4383"/>
    <w:rsid w:val="00AB4527"/>
    <w:rsid w:val="00AB45FC"/>
    <w:rsid w:val="00AB4660"/>
    <w:rsid w:val="00AB47AE"/>
    <w:rsid w:val="00AB4C82"/>
    <w:rsid w:val="00AB5296"/>
    <w:rsid w:val="00AB52BC"/>
    <w:rsid w:val="00AB5364"/>
    <w:rsid w:val="00AB5480"/>
    <w:rsid w:val="00AB59B7"/>
    <w:rsid w:val="00AB5BE4"/>
    <w:rsid w:val="00AB5CBE"/>
    <w:rsid w:val="00AB66DE"/>
    <w:rsid w:val="00AB6840"/>
    <w:rsid w:val="00AB6931"/>
    <w:rsid w:val="00AB6A39"/>
    <w:rsid w:val="00AB6B3E"/>
    <w:rsid w:val="00AB72CA"/>
    <w:rsid w:val="00AB746A"/>
    <w:rsid w:val="00AC029D"/>
    <w:rsid w:val="00AC05DC"/>
    <w:rsid w:val="00AC0919"/>
    <w:rsid w:val="00AC1317"/>
    <w:rsid w:val="00AC162F"/>
    <w:rsid w:val="00AC19F5"/>
    <w:rsid w:val="00AC1B11"/>
    <w:rsid w:val="00AC1C12"/>
    <w:rsid w:val="00AC2613"/>
    <w:rsid w:val="00AC2670"/>
    <w:rsid w:val="00AC2A87"/>
    <w:rsid w:val="00AC2D4C"/>
    <w:rsid w:val="00AC35AA"/>
    <w:rsid w:val="00AC36AE"/>
    <w:rsid w:val="00AC39DC"/>
    <w:rsid w:val="00AC3B1B"/>
    <w:rsid w:val="00AC3C03"/>
    <w:rsid w:val="00AC3E51"/>
    <w:rsid w:val="00AC3F5E"/>
    <w:rsid w:val="00AC4590"/>
    <w:rsid w:val="00AC45D9"/>
    <w:rsid w:val="00AC461A"/>
    <w:rsid w:val="00AC4629"/>
    <w:rsid w:val="00AC4761"/>
    <w:rsid w:val="00AC4C14"/>
    <w:rsid w:val="00AC5636"/>
    <w:rsid w:val="00AC5A39"/>
    <w:rsid w:val="00AC5B3D"/>
    <w:rsid w:val="00AC5BF9"/>
    <w:rsid w:val="00AC5D2A"/>
    <w:rsid w:val="00AC6147"/>
    <w:rsid w:val="00AC6403"/>
    <w:rsid w:val="00AC6631"/>
    <w:rsid w:val="00AC6AF8"/>
    <w:rsid w:val="00AC6C99"/>
    <w:rsid w:val="00AC70C5"/>
    <w:rsid w:val="00AC7296"/>
    <w:rsid w:val="00AC72BA"/>
    <w:rsid w:val="00AC7312"/>
    <w:rsid w:val="00AC73B1"/>
    <w:rsid w:val="00AC7FFC"/>
    <w:rsid w:val="00AD00FB"/>
    <w:rsid w:val="00AD02AE"/>
    <w:rsid w:val="00AD0410"/>
    <w:rsid w:val="00AD072E"/>
    <w:rsid w:val="00AD0B8C"/>
    <w:rsid w:val="00AD113E"/>
    <w:rsid w:val="00AD13B9"/>
    <w:rsid w:val="00AD1593"/>
    <w:rsid w:val="00AD15A3"/>
    <w:rsid w:val="00AD1A14"/>
    <w:rsid w:val="00AD1B83"/>
    <w:rsid w:val="00AD1FB2"/>
    <w:rsid w:val="00AD20EC"/>
    <w:rsid w:val="00AD219C"/>
    <w:rsid w:val="00AD2905"/>
    <w:rsid w:val="00AD3093"/>
    <w:rsid w:val="00AD38EA"/>
    <w:rsid w:val="00AD399C"/>
    <w:rsid w:val="00AD3A3A"/>
    <w:rsid w:val="00AD3D3F"/>
    <w:rsid w:val="00AD3F9A"/>
    <w:rsid w:val="00AD447A"/>
    <w:rsid w:val="00AD4AA1"/>
    <w:rsid w:val="00AD4D7A"/>
    <w:rsid w:val="00AD4ED8"/>
    <w:rsid w:val="00AD52C3"/>
    <w:rsid w:val="00AD542B"/>
    <w:rsid w:val="00AD5B62"/>
    <w:rsid w:val="00AD5BEB"/>
    <w:rsid w:val="00AD607D"/>
    <w:rsid w:val="00AD6133"/>
    <w:rsid w:val="00AD629E"/>
    <w:rsid w:val="00AD651C"/>
    <w:rsid w:val="00AD6594"/>
    <w:rsid w:val="00AD66AC"/>
    <w:rsid w:val="00AD67AE"/>
    <w:rsid w:val="00AD70DB"/>
    <w:rsid w:val="00AD74EB"/>
    <w:rsid w:val="00AD7558"/>
    <w:rsid w:val="00AD75AC"/>
    <w:rsid w:val="00AD7625"/>
    <w:rsid w:val="00AD7867"/>
    <w:rsid w:val="00AD78C7"/>
    <w:rsid w:val="00AD7CFE"/>
    <w:rsid w:val="00AE0B6B"/>
    <w:rsid w:val="00AE0BA2"/>
    <w:rsid w:val="00AE1402"/>
    <w:rsid w:val="00AE1B83"/>
    <w:rsid w:val="00AE26C4"/>
    <w:rsid w:val="00AE29AF"/>
    <w:rsid w:val="00AE2B27"/>
    <w:rsid w:val="00AE30CE"/>
    <w:rsid w:val="00AE31C3"/>
    <w:rsid w:val="00AE32E9"/>
    <w:rsid w:val="00AE3D95"/>
    <w:rsid w:val="00AE4421"/>
    <w:rsid w:val="00AE45B9"/>
    <w:rsid w:val="00AE4CBB"/>
    <w:rsid w:val="00AE4E81"/>
    <w:rsid w:val="00AE4EF3"/>
    <w:rsid w:val="00AE4FBF"/>
    <w:rsid w:val="00AE51CC"/>
    <w:rsid w:val="00AE51CE"/>
    <w:rsid w:val="00AE5274"/>
    <w:rsid w:val="00AE569D"/>
    <w:rsid w:val="00AE58C5"/>
    <w:rsid w:val="00AE5A42"/>
    <w:rsid w:val="00AE5D6D"/>
    <w:rsid w:val="00AE6166"/>
    <w:rsid w:val="00AE62B3"/>
    <w:rsid w:val="00AE6389"/>
    <w:rsid w:val="00AE6A1D"/>
    <w:rsid w:val="00AE6D2F"/>
    <w:rsid w:val="00AE6E9E"/>
    <w:rsid w:val="00AE7624"/>
    <w:rsid w:val="00AE7C20"/>
    <w:rsid w:val="00AE7E9B"/>
    <w:rsid w:val="00AF02EF"/>
    <w:rsid w:val="00AF0953"/>
    <w:rsid w:val="00AF0F60"/>
    <w:rsid w:val="00AF139C"/>
    <w:rsid w:val="00AF14A2"/>
    <w:rsid w:val="00AF1B0A"/>
    <w:rsid w:val="00AF1BF2"/>
    <w:rsid w:val="00AF1D26"/>
    <w:rsid w:val="00AF1DCC"/>
    <w:rsid w:val="00AF220D"/>
    <w:rsid w:val="00AF2BCC"/>
    <w:rsid w:val="00AF2EDC"/>
    <w:rsid w:val="00AF2FC1"/>
    <w:rsid w:val="00AF31CF"/>
    <w:rsid w:val="00AF3A6D"/>
    <w:rsid w:val="00AF3DB0"/>
    <w:rsid w:val="00AF447D"/>
    <w:rsid w:val="00AF488C"/>
    <w:rsid w:val="00AF4A0A"/>
    <w:rsid w:val="00AF4D79"/>
    <w:rsid w:val="00AF52D6"/>
    <w:rsid w:val="00AF56AF"/>
    <w:rsid w:val="00AF5916"/>
    <w:rsid w:val="00AF5C51"/>
    <w:rsid w:val="00AF5CD4"/>
    <w:rsid w:val="00AF5FBE"/>
    <w:rsid w:val="00AF6084"/>
    <w:rsid w:val="00AF6731"/>
    <w:rsid w:val="00AF67E6"/>
    <w:rsid w:val="00AF6995"/>
    <w:rsid w:val="00AF6C50"/>
    <w:rsid w:val="00AF6DF0"/>
    <w:rsid w:val="00AF7193"/>
    <w:rsid w:val="00AF742D"/>
    <w:rsid w:val="00AF753F"/>
    <w:rsid w:val="00AF76A8"/>
    <w:rsid w:val="00AF7764"/>
    <w:rsid w:val="00AF7C24"/>
    <w:rsid w:val="00AF7CB0"/>
    <w:rsid w:val="00B001A3"/>
    <w:rsid w:val="00B0046C"/>
    <w:rsid w:val="00B007B8"/>
    <w:rsid w:val="00B009B4"/>
    <w:rsid w:val="00B00AB0"/>
    <w:rsid w:val="00B015C1"/>
    <w:rsid w:val="00B0179A"/>
    <w:rsid w:val="00B01923"/>
    <w:rsid w:val="00B01C46"/>
    <w:rsid w:val="00B02143"/>
    <w:rsid w:val="00B0256C"/>
    <w:rsid w:val="00B02631"/>
    <w:rsid w:val="00B026CE"/>
    <w:rsid w:val="00B02726"/>
    <w:rsid w:val="00B02B0F"/>
    <w:rsid w:val="00B02DF6"/>
    <w:rsid w:val="00B02FB3"/>
    <w:rsid w:val="00B03D1E"/>
    <w:rsid w:val="00B03DD3"/>
    <w:rsid w:val="00B03DE4"/>
    <w:rsid w:val="00B03FCB"/>
    <w:rsid w:val="00B04074"/>
    <w:rsid w:val="00B042FB"/>
    <w:rsid w:val="00B04608"/>
    <w:rsid w:val="00B04749"/>
    <w:rsid w:val="00B04E4C"/>
    <w:rsid w:val="00B05015"/>
    <w:rsid w:val="00B05194"/>
    <w:rsid w:val="00B05F18"/>
    <w:rsid w:val="00B05F95"/>
    <w:rsid w:val="00B060A4"/>
    <w:rsid w:val="00B0675C"/>
    <w:rsid w:val="00B068B1"/>
    <w:rsid w:val="00B069C3"/>
    <w:rsid w:val="00B06ACC"/>
    <w:rsid w:val="00B06AE4"/>
    <w:rsid w:val="00B07007"/>
    <w:rsid w:val="00B07189"/>
    <w:rsid w:val="00B072FE"/>
    <w:rsid w:val="00B07B41"/>
    <w:rsid w:val="00B07B95"/>
    <w:rsid w:val="00B07C57"/>
    <w:rsid w:val="00B10220"/>
    <w:rsid w:val="00B107A2"/>
    <w:rsid w:val="00B108C5"/>
    <w:rsid w:val="00B10F44"/>
    <w:rsid w:val="00B11280"/>
    <w:rsid w:val="00B117C3"/>
    <w:rsid w:val="00B11AE0"/>
    <w:rsid w:val="00B11B02"/>
    <w:rsid w:val="00B11F7F"/>
    <w:rsid w:val="00B12008"/>
    <w:rsid w:val="00B1217A"/>
    <w:rsid w:val="00B12893"/>
    <w:rsid w:val="00B129BE"/>
    <w:rsid w:val="00B12ABD"/>
    <w:rsid w:val="00B1317E"/>
    <w:rsid w:val="00B1371B"/>
    <w:rsid w:val="00B138D4"/>
    <w:rsid w:val="00B1391B"/>
    <w:rsid w:val="00B1401C"/>
    <w:rsid w:val="00B140BF"/>
    <w:rsid w:val="00B143ED"/>
    <w:rsid w:val="00B145D8"/>
    <w:rsid w:val="00B1467E"/>
    <w:rsid w:val="00B14B28"/>
    <w:rsid w:val="00B14D53"/>
    <w:rsid w:val="00B14DF0"/>
    <w:rsid w:val="00B153AE"/>
    <w:rsid w:val="00B153C3"/>
    <w:rsid w:val="00B157C6"/>
    <w:rsid w:val="00B15853"/>
    <w:rsid w:val="00B15924"/>
    <w:rsid w:val="00B15BAB"/>
    <w:rsid w:val="00B15F85"/>
    <w:rsid w:val="00B16165"/>
    <w:rsid w:val="00B1655D"/>
    <w:rsid w:val="00B16B2A"/>
    <w:rsid w:val="00B17610"/>
    <w:rsid w:val="00B1785D"/>
    <w:rsid w:val="00B178C0"/>
    <w:rsid w:val="00B17D43"/>
    <w:rsid w:val="00B17EB0"/>
    <w:rsid w:val="00B2081B"/>
    <w:rsid w:val="00B20935"/>
    <w:rsid w:val="00B20C20"/>
    <w:rsid w:val="00B21296"/>
    <w:rsid w:val="00B21E52"/>
    <w:rsid w:val="00B21E70"/>
    <w:rsid w:val="00B21F29"/>
    <w:rsid w:val="00B21FFB"/>
    <w:rsid w:val="00B2262C"/>
    <w:rsid w:val="00B226D2"/>
    <w:rsid w:val="00B228BB"/>
    <w:rsid w:val="00B2292D"/>
    <w:rsid w:val="00B22E0F"/>
    <w:rsid w:val="00B23A14"/>
    <w:rsid w:val="00B23D17"/>
    <w:rsid w:val="00B23D58"/>
    <w:rsid w:val="00B23DD8"/>
    <w:rsid w:val="00B24749"/>
    <w:rsid w:val="00B24D86"/>
    <w:rsid w:val="00B24E24"/>
    <w:rsid w:val="00B24E88"/>
    <w:rsid w:val="00B24F82"/>
    <w:rsid w:val="00B24F8C"/>
    <w:rsid w:val="00B24F8D"/>
    <w:rsid w:val="00B251A9"/>
    <w:rsid w:val="00B253C0"/>
    <w:rsid w:val="00B253F4"/>
    <w:rsid w:val="00B256BB"/>
    <w:rsid w:val="00B258F2"/>
    <w:rsid w:val="00B25914"/>
    <w:rsid w:val="00B25FBD"/>
    <w:rsid w:val="00B26452"/>
    <w:rsid w:val="00B26BBF"/>
    <w:rsid w:val="00B276B7"/>
    <w:rsid w:val="00B277B2"/>
    <w:rsid w:val="00B2784C"/>
    <w:rsid w:val="00B27F07"/>
    <w:rsid w:val="00B30033"/>
    <w:rsid w:val="00B305D6"/>
    <w:rsid w:val="00B30AD6"/>
    <w:rsid w:val="00B30BCA"/>
    <w:rsid w:val="00B30BF9"/>
    <w:rsid w:val="00B310B3"/>
    <w:rsid w:val="00B3121D"/>
    <w:rsid w:val="00B313D8"/>
    <w:rsid w:val="00B3148B"/>
    <w:rsid w:val="00B31B32"/>
    <w:rsid w:val="00B31BA9"/>
    <w:rsid w:val="00B31D60"/>
    <w:rsid w:val="00B32978"/>
    <w:rsid w:val="00B32C20"/>
    <w:rsid w:val="00B33207"/>
    <w:rsid w:val="00B3387F"/>
    <w:rsid w:val="00B33890"/>
    <w:rsid w:val="00B33AA6"/>
    <w:rsid w:val="00B33CED"/>
    <w:rsid w:val="00B33E22"/>
    <w:rsid w:val="00B3406F"/>
    <w:rsid w:val="00B340D7"/>
    <w:rsid w:val="00B346BA"/>
    <w:rsid w:val="00B34706"/>
    <w:rsid w:val="00B34C1F"/>
    <w:rsid w:val="00B34D18"/>
    <w:rsid w:val="00B34E8C"/>
    <w:rsid w:val="00B34EAD"/>
    <w:rsid w:val="00B350D9"/>
    <w:rsid w:val="00B35454"/>
    <w:rsid w:val="00B357D0"/>
    <w:rsid w:val="00B358BF"/>
    <w:rsid w:val="00B35FC4"/>
    <w:rsid w:val="00B3607A"/>
    <w:rsid w:val="00B3630F"/>
    <w:rsid w:val="00B36534"/>
    <w:rsid w:val="00B36562"/>
    <w:rsid w:val="00B36751"/>
    <w:rsid w:val="00B36757"/>
    <w:rsid w:val="00B367F3"/>
    <w:rsid w:val="00B369D0"/>
    <w:rsid w:val="00B36C02"/>
    <w:rsid w:val="00B36DD4"/>
    <w:rsid w:val="00B370EA"/>
    <w:rsid w:val="00B3715F"/>
    <w:rsid w:val="00B37683"/>
    <w:rsid w:val="00B37E04"/>
    <w:rsid w:val="00B37F1B"/>
    <w:rsid w:val="00B4033C"/>
    <w:rsid w:val="00B409A6"/>
    <w:rsid w:val="00B40E6B"/>
    <w:rsid w:val="00B41318"/>
    <w:rsid w:val="00B414A7"/>
    <w:rsid w:val="00B415E0"/>
    <w:rsid w:val="00B41CC6"/>
    <w:rsid w:val="00B41DDB"/>
    <w:rsid w:val="00B42081"/>
    <w:rsid w:val="00B4244D"/>
    <w:rsid w:val="00B428F4"/>
    <w:rsid w:val="00B42EA4"/>
    <w:rsid w:val="00B42F3C"/>
    <w:rsid w:val="00B434A1"/>
    <w:rsid w:val="00B4379E"/>
    <w:rsid w:val="00B43AAE"/>
    <w:rsid w:val="00B4402F"/>
    <w:rsid w:val="00B447EA"/>
    <w:rsid w:val="00B44E54"/>
    <w:rsid w:val="00B45670"/>
    <w:rsid w:val="00B4595A"/>
    <w:rsid w:val="00B45BF0"/>
    <w:rsid w:val="00B463F5"/>
    <w:rsid w:val="00B46596"/>
    <w:rsid w:val="00B466BB"/>
    <w:rsid w:val="00B46887"/>
    <w:rsid w:val="00B473AF"/>
    <w:rsid w:val="00B47676"/>
    <w:rsid w:val="00B47FE8"/>
    <w:rsid w:val="00B50286"/>
    <w:rsid w:val="00B503B4"/>
    <w:rsid w:val="00B50608"/>
    <w:rsid w:val="00B50860"/>
    <w:rsid w:val="00B50871"/>
    <w:rsid w:val="00B508B3"/>
    <w:rsid w:val="00B5090B"/>
    <w:rsid w:val="00B50A74"/>
    <w:rsid w:val="00B5119D"/>
    <w:rsid w:val="00B51327"/>
    <w:rsid w:val="00B518B1"/>
    <w:rsid w:val="00B524F0"/>
    <w:rsid w:val="00B52F00"/>
    <w:rsid w:val="00B537A4"/>
    <w:rsid w:val="00B53A8F"/>
    <w:rsid w:val="00B53DED"/>
    <w:rsid w:val="00B53E8E"/>
    <w:rsid w:val="00B543AE"/>
    <w:rsid w:val="00B5451A"/>
    <w:rsid w:val="00B54C17"/>
    <w:rsid w:val="00B54EF9"/>
    <w:rsid w:val="00B55122"/>
    <w:rsid w:val="00B5512F"/>
    <w:rsid w:val="00B55189"/>
    <w:rsid w:val="00B55572"/>
    <w:rsid w:val="00B555B5"/>
    <w:rsid w:val="00B556A9"/>
    <w:rsid w:val="00B5616D"/>
    <w:rsid w:val="00B5677C"/>
    <w:rsid w:val="00B56BC3"/>
    <w:rsid w:val="00B56E1B"/>
    <w:rsid w:val="00B57488"/>
    <w:rsid w:val="00B57582"/>
    <w:rsid w:val="00B57AE4"/>
    <w:rsid w:val="00B57BFA"/>
    <w:rsid w:val="00B57CFA"/>
    <w:rsid w:val="00B57D05"/>
    <w:rsid w:val="00B57D3C"/>
    <w:rsid w:val="00B602A2"/>
    <w:rsid w:val="00B6036C"/>
    <w:rsid w:val="00B6062A"/>
    <w:rsid w:val="00B609A1"/>
    <w:rsid w:val="00B609D7"/>
    <w:rsid w:val="00B60B02"/>
    <w:rsid w:val="00B60D89"/>
    <w:rsid w:val="00B60E75"/>
    <w:rsid w:val="00B613E7"/>
    <w:rsid w:val="00B61567"/>
    <w:rsid w:val="00B61BE1"/>
    <w:rsid w:val="00B61DE7"/>
    <w:rsid w:val="00B6213A"/>
    <w:rsid w:val="00B6227C"/>
    <w:rsid w:val="00B62B54"/>
    <w:rsid w:val="00B62BDC"/>
    <w:rsid w:val="00B62D00"/>
    <w:rsid w:val="00B62D57"/>
    <w:rsid w:val="00B62F7D"/>
    <w:rsid w:val="00B6304D"/>
    <w:rsid w:val="00B63196"/>
    <w:rsid w:val="00B633C6"/>
    <w:rsid w:val="00B63690"/>
    <w:rsid w:val="00B6373B"/>
    <w:rsid w:val="00B63EAF"/>
    <w:rsid w:val="00B63F83"/>
    <w:rsid w:val="00B6427B"/>
    <w:rsid w:val="00B64927"/>
    <w:rsid w:val="00B64E9F"/>
    <w:rsid w:val="00B64F0A"/>
    <w:rsid w:val="00B6541E"/>
    <w:rsid w:val="00B6549A"/>
    <w:rsid w:val="00B6577A"/>
    <w:rsid w:val="00B65861"/>
    <w:rsid w:val="00B65CAA"/>
    <w:rsid w:val="00B66870"/>
    <w:rsid w:val="00B66B03"/>
    <w:rsid w:val="00B6701A"/>
    <w:rsid w:val="00B67356"/>
    <w:rsid w:val="00B6742E"/>
    <w:rsid w:val="00B6764F"/>
    <w:rsid w:val="00B703AA"/>
    <w:rsid w:val="00B70921"/>
    <w:rsid w:val="00B70F0A"/>
    <w:rsid w:val="00B71228"/>
    <w:rsid w:val="00B714B7"/>
    <w:rsid w:val="00B71A93"/>
    <w:rsid w:val="00B71DE7"/>
    <w:rsid w:val="00B71E30"/>
    <w:rsid w:val="00B723E4"/>
    <w:rsid w:val="00B72405"/>
    <w:rsid w:val="00B72D49"/>
    <w:rsid w:val="00B72F4E"/>
    <w:rsid w:val="00B7349F"/>
    <w:rsid w:val="00B73B55"/>
    <w:rsid w:val="00B73CA7"/>
    <w:rsid w:val="00B73E0C"/>
    <w:rsid w:val="00B73E5C"/>
    <w:rsid w:val="00B740E8"/>
    <w:rsid w:val="00B7466E"/>
    <w:rsid w:val="00B747F3"/>
    <w:rsid w:val="00B74C95"/>
    <w:rsid w:val="00B74DCB"/>
    <w:rsid w:val="00B7502D"/>
    <w:rsid w:val="00B7518A"/>
    <w:rsid w:val="00B75190"/>
    <w:rsid w:val="00B7554A"/>
    <w:rsid w:val="00B75774"/>
    <w:rsid w:val="00B75B9C"/>
    <w:rsid w:val="00B75C1C"/>
    <w:rsid w:val="00B75C73"/>
    <w:rsid w:val="00B75EBF"/>
    <w:rsid w:val="00B75EDE"/>
    <w:rsid w:val="00B76116"/>
    <w:rsid w:val="00B761E8"/>
    <w:rsid w:val="00B764D7"/>
    <w:rsid w:val="00B7678A"/>
    <w:rsid w:val="00B76F7B"/>
    <w:rsid w:val="00B7715B"/>
    <w:rsid w:val="00B778F5"/>
    <w:rsid w:val="00B77971"/>
    <w:rsid w:val="00B77BEC"/>
    <w:rsid w:val="00B77D8A"/>
    <w:rsid w:val="00B77E06"/>
    <w:rsid w:val="00B80420"/>
    <w:rsid w:val="00B805D7"/>
    <w:rsid w:val="00B80648"/>
    <w:rsid w:val="00B809D1"/>
    <w:rsid w:val="00B809E0"/>
    <w:rsid w:val="00B80E28"/>
    <w:rsid w:val="00B81207"/>
    <w:rsid w:val="00B815E9"/>
    <w:rsid w:val="00B818A9"/>
    <w:rsid w:val="00B81F14"/>
    <w:rsid w:val="00B81F83"/>
    <w:rsid w:val="00B8220F"/>
    <w:rsid w:val="00B827B7"/>
    <w:rsid w:val="00B82899"/>
    <w:rsid w:val="00B82B01"/>
    <w:rsid w:val="00B82CEB"/>
    <w:rsid w:val="00B830D7"/>
    <w:rsid w:val="00B831D5"/>
    <w:rsid w:val="00B8339F"/>
    <w:rsid w:val="00B83930"/>
    <w:rsid w:val="00B83D9C"/>
    <w:rsid w:val="00B83FE1"/>
    <w:rsid w:val="00B85A83"/>
    <w:rsid w:val="00B85CF4"/>
    <w:rsid w:val="00B85E7C"/>
    <w:rsid w:val="00B860F0"/>
    <w:rsid w:val="00B8617F"/>
    <w:rsid w:val="00B862E2"/>
    <w:rsid w:val="00B86449"/>
    <w:rsid w:val="00B8660A"/>
    <w:rsid w:val="00B86934"/>
    <w:rsid w:val="00B869E6"/>
    <w:rsid w:val="00B86E9D"/>
    <w:rsid w:val="00B86EF0"/>
    <w:rsid w:val="00B87CA0"/>
    <w:rsid w:val="00B87E1E"/>
    <w:rsid w:val="00B87EF4"/>
    <w:rsid w:val="00B90277"/>
    <w:rsid w:val="00B9055C"/>
    <w:rsid w:val="00B905B6"/>
    <w:rsid w:val="00B90700"/>
    <w:rsid w:val="00B9079A"/>
    <w:rsid w:val="00B90919"/>
    <w:rsid w:val="00B90A6C"/>
    <w:rsid w:val="00B90CE0"/>
    <w:rsid w:val="00B90FD9"/>
    <w:rsid w:val="00B91010"/>
    <w:rsid w:val="00B9103D"/>
    <w:rsid w:val="00B91041"/>
    <w:rsid w:val="00B9161D"/>
    <w:rsid w:val="00B9163E"/>
    <w:rsid w:val="00B918A7"/>
    <w:rsid w:val="00B91993"/>
    <w:rsid w:val="00B91AA4"/>
    <w:rsid w:val="00B9269B"/>
    <w:rsid w:val="00B92862"/>
    <w:rsid w:val="00B929C2"/>
    <w:rsid w:val="00B92A8D"/>
    <w:rsid w:val="00B936B1"/>
    <w:rsid w:val="00B939C3"/>
    <w:rsid w:val="00B93F04"/>
    <w:rsid w:val="00B94335"/>
    <w:rsid w:val="00B9449D"/>
    <w:rsid w:val="00B947FB"/>
    <w:rsid w:val="00B9483F"/>
    <w:rsid w:val="00B94AF7"/>
    <w:rsid w:val="00B94B73"/>
    <w:rsid w:val="00B94D55"/>
    <w:rsid w:val="00B94EC2"/>
    <w:rsid w:val="00B954C1"/>
    <w:rsid w:val="00B9573A"/>
    <w:rsid w:val="00B958E3"/>
    <w:rsid w:val="00B95A96"/>
    <w:rsid w:val="00B95D66"/>
    <w:rsid w:val="00B95E9A"/>
    <w:rsid w:val="00B962EC"/>
    <w:rsid w:val="00B96468"/>
    <w:rsid w:val="00B96722"/>
    <w:rsid w:val="00B96C29"/>
    <w:rsid w:val="00B96DB3"/>
    <w:rsid w:val="00B972FE"/>
    <w:rsid w:val="00B97670"/>
    <w:rsid w:val="00B979B6"/>
    <w:rsid w:val="00BA03C0"/>
    <w:rsid w:val="00BA06EF"/>
    <w:rsid w:val="00BA0902"/>
    <w:rsid w:val="00BA0AF3"/>
    <w:rsid w:val="00BA0E2C"/>
    <w:rsid w:val="00BA128C"/>
    <w:rsid w:val="00BA1716"/>
    <w:rsid w:val="00BA1799"/>
    <w:rsid w:val="00BA17EC"/>
    <w:rsid w:val="00BA18AC"/>
    <w:rsid w:val="00BA1A45"/>
    <w:rsid w:val="00BA1CC6"/>
    <w:rsid w:val="00BA2421"/>
    <w:rsid w:val="00BA2C8D"/>
    <w:rsid w:val="00BA2CF4"/>
    <w:rsid w:val="00BA2D47"/>
    <w:rsid w:val="00BA2D63"/>
    <w:rsid w:val="00BA2F32"/>
    <w:rsid w:val="00BA304A"/>
    <w:rsid w:val="00BA3122"/>
    <w:rsid w:val="00BA3172"/>
    <w:rsid w:val="00BA3CA3"/>
    <w:rsid w:val="00BA3F00"/>
    <w:rsid w:val="00BA42D3"/>
    <w:rsid w:val="00BA4663"/>
    <w:rsid w:val="00BA4724"/>
    <w:rsid w:val="00BA538B"/>
    <w:rsid w:val="00BA5750"/>
    <w:rsid w:val="00BA5AD5"/>
    <w:rsid w:val="00BA5F40"/>
    <w:rsid w:val="00BA5F55"/>
    <w:rsid w:val="00BA5FB3"/>
    <w:rsid w:val="00BA62AF"/>
    <w:rsid w:val="00BA6A5B"/>
    <w:rsid w:val="00BA6ECB"/>
    <w:rsid w:val="00BA7239"/>
    <w:rsid w:val="00BA75D9"/>
    <w:rsid w:val="00BA75EB"/>
    <w:rsid w:val="00BA778F"/>
    <w:rsid w:val="00BA7AC7"/>
    <w:rsid w:val="00BA7FCC"/>
    <w:rsid w:val="00BB021A"/>
    <w:rsid w:val="00BB0820"/>
    <w:rsid w:val="00BB08D0"/>
    <w:rsid w:val="00BB08E0"/>
    <w:rsid w:val="00BB122B"/>
    <w:rsid w:val="00BB153E"/>
    <w:rsid w:val="00BB1FC2"/>
    <w:rsid w:val="00BB22C1"/>
    <w:rsid w:val="00BB22DE"/>
    <w:rsid w:val="00BB27AB"/>
    <w:rsid w:val="00BB2C7D"/>
    <w:rsid w:val="00BB3172"/>
    <w:rsid w:val="00BB3247"/>
    <w:rsid w:val="00BB33C9"/>
    <w:rsid w:val="00BB348E"/>
    <w:rsid w:val="00BB3639"/>
    <w:rsid w:val="00BB388C"/>
    <w:rsid w:val="00BB3D9D"/>
    <w:rsid w:val="00BB3DF5"/>
    <w:rsid w:val="00BB3E65"/>
    <w:rsid w:val="00BB40A3"/>
    <w:rsid w:val="00BB452B"/>
    <w:rsid w:val="00BB48FB"/>
    <w:rsid w:val="00BB49C1"/>
    <w:rsid w:val="00BB4CE5"/>
    <w:rsid w:val="00BB52F9"/>
    <w:rsid w:val="00BB5384"/>
    <w:rsid w:val="00BB5496"/>
    <w:rsid w:val="00BB58C5"/>
    <w:rsid w:val="00BB5929"/>
    <w:rsid w:val="00BB5ADD"/>
    <w:rsid w:val="00BB6001"/>
    <w:rsid w:val="00BB6146"/>
    <w:rsid w:val="00BB6A2F"/>
    <w:rsid w:val="00BB72D9"/>
    <w:rsid w:val="00BB767E"/>
    <w:rsid w:val="00BB7888"/>
    <w:rsid w:val="00BB7A9F"/>
    <w:rsid w:val="00BB7BF0"/>
    <w:rsid w:val="00BC0234"/>
    <w:rsid w:val="00BC049D"/>
    <w:rsid w:val="00BC06AA"/>
    <w:rsid w:val="00BC0908"/>
    <w:rsid w:val="00BC0AF8"/>
    <w:rsid w:val="00BC0BA8"/>
    <w:rsid w:val="00BC0CEA"/>
    <w:rsid w:val="00BC0DA8"/>
    <w:rsid w:val="00BC0FC3"/>
    <w:rsid w:val="00BC121A"/>
    <w:rsid w:val="00BC1CA5"/>
    <w:rsid w:val="00BC1CCF"/>
    <w:rsid w:val="00BC1E49"/>
    <w:rsid w:val="00BC1E8A"/>
    <w:rsid w:val="00BC20F9"/>
    <w:rsid w:val="00BC2517"/>
    <w:rsid w:val="00BC2A87"/>
    <w:rsid w:val="00BC2E97"/>
    <w:rsid w:val="00BC3569"/>
    <w:rsid w:val="00BC361D"/>
    <w:rsid w:val="00BC3B04"/>
    <w:rsid w:val="00BC3BB0"/>
    <w:rsid w:val="00BC3DD9"/>
    <w:rsid w:val="00BC3E65"/>
    <w:rsid w:val="00BC4546"/>
    <w:rsid w:val="00BC45A6"/>
    <w:rsid w:val="00BC46CA"/>
    <w:rsid w:val="00BC493F"/>
    <w:rsid w:val="00BC4964"/>
    <w:rsid w:val="00BC49D3"/>
    <w:rsid w:val="00BC50CF"/>
    <w:rsid w:val="00BC5491"/>
    <w:rsid w:val="00BC5BEB"/>
    <w:rsid w:val="00BC5C03"/>
    <w:rsid w:val="00BC5EAF"/>
    <w:rsid w:val="00BC61B2"/>
    <w:rsid w:val="00BC64A5"/>
    <w:rsid w:val="00BC6A42"/>
    <w:rsid w:val="00BC6CF4"/>
    <w:rsid w:val="00BC6E6B"/>
    <w:rsid w:val="00BC747D"/>
    <w:rsid w:val="00BC74D8"/>
    <w:rsid w:val="00BC7700"/>
    <w:rsid w:val="00BC7D87"/>
    <w:rsid w:val="00BD0079"/>
    <w:rsid w:val="00BD010E"/>
    <w:rsid w:val="00BD0446"/>
    <w:rsid w:val="00BD0618"/>
    <w:rsid w:val="00BD08F6"/>
    <w:rsid w:val="00BD0D6B"/>
    <w:rsid w:val="00BD10DA"/>
    <w:rsid w:val="00BD120B"/>
    <w:rsid w:val="00BD14C5"/>
    <w:rsid w:val="00BD1532"/>
    <w:rsid w:val="00BD189E"/>
    <w:rsid w:val="00BD19DD"/>
    <w:rsid w:val="00BD1DAA"/>
    <w:rsid w:val="00BD24F3"/>
    <w:rsid w:val="00BD2AAF"/>
    <w:rsid w:val="00BD2B47"/>
    <w:rsid w:val="00BD2D07"/>
    <w:rsid w:val="00BD3280"/>
    <w:rsid w:val="00BD360F"/>
    <w:rsid w:val="00BD3F18"/>
    <w:rsid w:val="00BD4515"/>
    <w:rsid w:val="00BD468A"/>
    <w:rsid w:val="00BD490C"/>
    <w:rsid w:val="00BD4EEC"/>
    <w:rsid w:val="00BD57B9"/>
    <w:rsid w:val="00BD588C"/>
    <w:rsid w:val="00BD597B"/>
    <w:rsid w:val="00BD5E27"/>
    <w:rsid w:val="00BD6C05"/>
    <w:rsid w:val="00BD6D4C"/>
    <w:rsid w:val="00BD6F7E"/>
    <w:rsid w:val="00BD7054"/>
    <w:rsid w:val="00BD767E"/>
    <w:rsid w:val="00BD770D"/>
    <w:rsid w:val="00BD7A00"/>
    <w:rsid w:val="00BD7B77"/>
    <w:rsid w:val="00BE003D"/>
    <w:rsid w:val="00BE0320"/>
    <w:rsid w:val="00BE0410"/>
    <w:rsid w:val="00BE091E"/>
    <w:rsid w:val="00BE0A35"/>
    <w:rsid w:val="00BE0A68"/>
    <w:rsid w:val="00BE0A8E"/>
    <w:rsid w:val="00BE0AF1"/>
    <w:rsid w:val="00BE0C5B"/>
    <w:rsid w:val="00BE0E03"/>
    <w:rsid w:val="00BE1334"/>
    <w:rsid w:val="00BE1363"/>
    <w:rsid w:val="00BE1767"/>
    <w:rsid w:val="00BE1A61"/>
    <w:rsid w:val="00BE1F68"/>
    <w:rsid w:val="00BE206C"/>
    <w:rsid w:val="00BE2287"/>
    <w:rsid w:val="00BE234E"/>
    <w:rsid w:val="00BE2449"/>
    <w:rsid w:val="00BE2681"/>
    <w:rsid w:val="00BE2A2E"/>
    <w:rsid w:val="00BE2CDF"/>
    <w:rsid w:val="00BE2F37"/>
    <w:rsid w:val="00BE2F40"/>
    <w:rsid w:val="00BE34FB"/>
    <w:rsid w:val="00BE3628"/>
    <w:rsid w:val="00BE3890"/>
    <w:rsid w:val="00BE3DF2"/>
    <w:rsid w:val="00BE3F6C"/>
    <w:rsid w:val="00BE4176"/>
    <w:rsid w:val="00BE44EF"/>
    <w:rsid w:val="00BE463C"/>
    <w:rsid w:val="00BE5437"/>
    <w:rsid w:val="00BE5687"/>
    <w:rsid w:val="00BE5A2C"/>
    <w:rsid w:val="00BE6E69"/>
    <w:rsid w:val="00BE7285"/>
    <w:rsid w:val="00BE72F6"/>
    <w:rsid w:val="00BE7B29"/>
    <w:rsid w:val="00BE7E71"/>
    <w:rsid w:val="00BE7EBB"/>
    <w:rsid w:val="00BF027A"/>
    <w:rsid w:val="00BF0399"/>
    <w:rsid w:val="00BF0BE5"/>
    <w:rsid w:val="00BF0DDB"/>
    <w:rsid w:val="00BF0F11"/>
    <w:rsid w:val="00BF10CC"/>
    <w:rsid w:val="00BF12E1"/>
    <w:rsid w:val="00BF1413"/>
    <w:rsid w:val="00BF1482"/>
    <w:rsid w:val="00BF1780"/>
    <w:rsid w:val="00BF17C6"/>
    <w:rsid w:val="00BF19CF"/>
    <w:rsid w:val="00BF1BB1"/>
    <w:rsid w:val="00BF1BF2"/>
    <w:rsid w:val="00BF1CF6"/>
    <w:rsid w:val="00BF201F"/>
    <w:rsid w:val="00BF29F1"/>
    <w:rsid w:val="00BF2A07"/>
    <w:rsid w:val="00BF2A0A"/>
    <w:rsid w:val="00BF2E4F"/>
    <w:rsid w:val="00BF2F6A"/>
    <w:rsid w:val="00BF2F8F"/>
    <w:rsid w:val="00BF3005"/>
    <w:rsid w:val="00BF3076"/>
    <w:rsid w:val="00BF31CA"/>
    <w:rsid w:val="00BF33D3"/>
    <w:rsid w:val="00BF33F5"/>
    <w:rsid w:val="00BF3415"/>
    <w:rsid w:val="00BF34A4"/>
    <w:rsid w:val="00BF35F0"/>
    <w:rsid w:val="00BF39F1"/>
    <w:rsid w:val="00BF3F06"/>
    <w:rsid w:val="00BF3F15"/>
    <w:rsid w:val="00BF3FD0"/>
    <w:rsid w:val="00BF4080"/>
    <w:rsid w:val="00BF4965"/>
    <w:rsid w:val="00BF4ADC"/>
    <w:rsid w:val="00BF4BC6"/>
    <w:rsid w:val="00BF4C41"/>
    <w:rsid w:val="00BF4D04"/>
    <w:rsid w:val="00BF4F31"/>
    <w:rsid w:val="00BF4F82"/>
    <w:rsid w:val="00BF536C"/>
    <w:rsid w:val="00BF546F"/>
    <w:rsid w:val="00BF55BC"/>
    <w:rsid w:val="00BF5B8B"/>
    <w:rsid w:val="00BF5DB9"/>
    <w:rsid w:val="00BF6336"/>
    <w:rsid w:val="00BF63F8"/>
    <w:rsid w:val="00BF6630"/>
    <w:rsid w:val="00BF6814"/>
    <w:rsid w:val="00BF6DA8"/>
    <w:rsid w:val="00BF6DC4"/>
    <w:rsid w:val="00BF7013"/>
    <w:rsid w:val="00BF7030"/>
    <w:rsid w:val="00BF7057"/>
    <w:rsid w:val="00BF70A8"/>
    <w:rsid w:val="00BF7445"/>
    <w:rsid w:val="00BF7475"/>
    <w:rsid w:val="00BF7740"/>
    <w:rsid w:val="00BF776F"/>
    <w:rsid w:val="00BF79AF"/>
    <w:rsid w:val="00BF79CA"/>
    <w:rsid w:val="00BF7B38"/>
    <w:rsid w:val="00BF7DDE"/>
    <w:rsid w:val="00BF7F28"/>
    <w:rsid w:val="00C000CA"/>
    <w:rsid w:val="00C00322"/>
    <w:rsid w:val="00C003B3"/>
    <w:rsid w:val="00C00521"/>
    <w:rsid w:val="00C0071D"/>
    <w:rsid w:val="00C00F0C"/>
    <w:rsid w:val="00C00F78"/>
    <w:rsid w:val="00C011B3"/>
    <w:rsid w:val="00C01637"/>
    <w:rsid w:val="00C01DEC"/>
    <w:rsid w:val="00C01F5A"/>
    <w:rsid w:val="00C02055"/>
    <w:rsid w:val="00C02090"/>
    <w:rsid w:val="00C02459"/>
    <w:rsid w:val="00C02832"/>
    <w:rsid w:val="00C02F2F"/>
    <w:rsid w:val="00C039AF"/>
    <w:rsid w:val="00C03CD1"/>
    <w:rsid w:val="00C046A0"/>
    <w:rsid w:val="00C048A7"/>
    <w:rsid w:val="00C05233"/>
    <w:rsid w:val="00C055CA"/>
    <w:rsid w:val="00C05AD0"/>
    <w:rsid w:val="00C05D63"/>
    <w:rsid w:val="00C06C9F"/>
    <w:rsid w:val="00C0715F"/>
    <w:rsid w:val="00C0729B"/>
    <w:rsid w:val="00C0779A"/>
    <w:rsid w:val="00C07949"/>
    <w:rsid w:val="00C07E6C"/>
    <w:rsid w:val="00C10212"/>
    <w:rsid w:val="00C10246"/>
    <w:rsid w:val="00C10461"/>
    <w:rsid w:val="00C106CE"/>
    <w:rsid w:val="00C10908"/>
    <w:rsid w:val="00C10ABE"/>
    <w:rsid w:val="00C10C38"/>
    <w:rsid w:val="00C112AD"/>
    <w:rsid w:val="00C11564"/>
    <w:rsid w:val="00C116CB"/>
    <w:rsid w:val="00C11955"/>
    <w:rsid w:val="00C11B3E"/>
    <w:rsid w:val="00C11BB6"/>
    <w:rsid w:val="00C11F5F"/>
    <w:rsid w:val="00C121CF"/>
    <w:rsid w:val="00C1260F"/>
    <w:rsid w:val="00C1278F"/>
    <w:rsid w:val="00C12BDD"/>
    <w:rsid w:val="00C12E69"/>
    <w:rsid w:val="00C13EBB"/>
    <w:rsid w:val="00C13FFB"/>
    <w:rsid w:val="00C143DB"/>
    <w:rsid w:val="00C14520"/>
    <w:rsid w:val="00C14836"/>
    <w:rsid w:val="00C14E1B"/>
    <w:rsid w:val="00C150EB"/>
    <w:rsid w:val="00C150FC"/>
    <w:rsid w:val="00C151D2"/>
    <w:rsid w:val="00C15274"/>
    <w:rsid w:val="00C153A4"/>
    <w:rsid w:val="00C15760"/>
    <w:rsid w:val="00C15B53"/>
    <w:rsid w:val="00C160AF"/>
    <w:rsid w:val="00C16104"/>
    <w:rsid w:val="00C1612E"/>
    <w:rsid w:val="00C161BE"/>
    <w:rsid w:val="00C1665E"/>
    <w:rsid w:val="00C16663"/>
    <w:rsid w:val="00C16807"/>
    <w:rsid w:val="00C16AF6"/>
    <w:rsid w:val="00C16C14"/>
    <w:rsid w:val="00C16C30"/>
    <w:rsid w:val="00C16DCD"/>
    <w:rsid w:val="00C16F02"/>
    <w:rsid w:val="00C17147"/>
    <w:rsid w:val="00C1747F"/>
    <w:rsid w:val="00C17AC0"/>
    <w:rsid w:val="00C17B50"/>
    <w:rsid w:val="00C20787"/>
    <w:rsid w:val="00C20D56"/>
    <w:rsid w:val="00C20DD8"/>
    <w:rsid w:val="00C21131"/>
    <w:rsid w:val="00C213CD"/>
    <w:rsid w:val="00C2171D"/>
    <w:rsid w:val="00C217A1"/>
    <w:rsid w:val="00C2186B"/>
    <w:rsid w:val="00C2199B"/>
    <w:rsid w:val="00C21D67"/>
    <w:rsid w:val="00C21D81"/>
    <w:rsid w:val="00C22931"/>
    <w:rsid w:val="00C229B5"/>
    <w:rsid w:val="00C22B5A"/>
    <w:rsid w:val="00C22DB2"/>
    <w:rsid w:val="00C22EFE"/>
    <w:rsid w:val="00C22FD0"/>
    <w:rsid w:val="00C232A4"/>
    <w:rsid w:val="00C236A3"/>
    <w:rsid w:val="00C23E5F"/>
    <w:rsid w:val="00C24133"/>
    <w:rsid w:val="00C243FD"/>
    <w:rsid w:val="00C24742"/>
    <w:rsid w:val="00C24799"/>
    <w:rsid w:val="00C2481E"/>
    <w:rsid w:val="00C24B05"/>
    <w:rsid w:val="00C24C7A"/>
    <w:rsid w:val="00C25421"/>
    <w:rsid w:val="00C25775"/>
    <w:rsid w:val="00C25A3E"/>
    <w:rsid w:val="00C25F94"/>
    <w:rsid w:val="00C26304"/>
    <w:rsid w:val="00C266E7"/>
    <w:rsid w:val="00C2687C"/>
    <w:rsid w:val="00C26BFF"/>
    <w:rsid w:val="00C270ED"/>
    <w:rsid w:val="00C272C6"/>
    <w:rsid w:val="00C275B0"/>
    <w:rsid w:val="00C277D8"/>
    <w:rsid w:val="00C279AD"/>
    <w:rsid w:val="00C27F68"/>
    <w:rsid w:val="00C300B5"/>
    <w:rsid w:val="00C305B4"/>
    <w:rsid w:val="00C305DE"/>
    <w:rsid w:val="00C30878"/>
    <w:rsid w:val="00C30A3D"/>
    <w:rsid w:val="00C30AA6"/>
    <w:rsid w:val="00C3114C"/>
    <w:rsid w:val="00C31175"/>
    <w:rsid w:val="00C3122E"/>
    <w:rsid w:val="00C31AF4"/>
    <w:rsid w:val="00C31B74"/>
    <w:rsid w:val="00C31E63"/>
    <w:rsid w:val="00C31FE0"/>
    <w:rsid w:val="00C320CF"/>
    <w:rsid w:val="00C32160"/>
    <w:rsid w:val="00C32436"/>
    <w:rsid w:val="00C32507"/>
    <w:rsid w:val="00C325EE"/>
    <w:rsid w:val="00C325F6"/>
    <w:rsid w:val="00C327C0"/>
    <w:rsid w:val="00C32963"/>
    <w:rsid w:val="00C332C3"/>
    <w:rsid w:val="00C33A7B"/>
    <w:rsid w:val="00C33AC9"/>
    <w:rsid w:val="00C33D82"/>
    <w:rsid w:val="00C33F9F"/>
    <w:rsid w:val="00C3409C"/>
    <w:rsid w:val="00C3466B"/>
    <w:rsid w:val="00C34BBB"/>
    <w:rsid w:val="00C351C7"/>
    <w:rsid w:val="00C35B24"/>
    <w:rsid w:val="00C35BC4"/>
    <w:rsid w:val="00C36282"/>
    <w:rsid w:val="00C3638E"/>
    <w:rsid w:val="00C364E4"/>
    <w:rsid w:val="00C366CD"/>
    <w:rsid w:val="00C368B3"/>
    <w:rsid w:val="00C369E7"/>
    <w:rsid w:val="00C36D06"/>
    <w:rsid w:val="00C36E58"/>
    <w:rsid w:val="00C36EE0"/>
    <w:rsid w:val="00C36F81"/>
    <w:rsid w:val="00C3756F"/>
    <w:rsid w:val="00C3762B"/>
    <w:rsid w:val="00C3764C"/>
    <w:rsid w:val="00C378B9"/>
    <w:rsid w:val="00C40031"/>
    <w:rsid w:val="00C40373"/>
    <w:rsid w:val="00C40431"/>
    <w:rsid w:val="00C40CB1"/>
    <w:rsid w:val="00C41174"/>
    <w:rsid w:val="00C41596"/>
    <w:rsid w:val="00C4162E"/>
    <w:rsid w:val="00C4180B"/>
    <w:rsid w:val="00C423B7"/>
    <w:rsid w:val="00C42667"/>
    <w:rsid w:val="00C428EF"/>
    <w:rsid w:val="00C42C5A"/>
    <w:rsid w:val="00C42CB9"/>
    <w:rsid w:val="00C430E3"/>
    <w:rsid w:val="00C4310B"/>
    <w:rsid w:val="00C43357"/>
    <w:rsid w:val="00C435E6"/>
    <w:rsid w:val="00C43AA8"/>
    <w:rsid w:val="00C43AC7"/>
    <w:rsid w:val="00C43CC4"/>
    <w:rsid w:val="00C43F9B"/>
    <w:rsid w:val="00C44265"/>
    <w:rsid w:val="00C44AC8"/>
    <w:rsid w:val="00C45AB2"/>
    <w:rsid w:val="00C45B69"/>
    <w:rsid w:val="00C45CE3"/>
    <w:rsid w:val="00C45D3D"/>
    <w:rsid w:val="00C45E51"/>
    <w:rsid w:val="00C45E92"/>
    <w:rsid w:val="00C465C8"/>
    <w:rsid w:val="00C46B45"/>
    <w:rsid w:val="00C470AE"/>
    <w:rsid w:val="00C4713C"/>
    <w:rsid w:val="00C47341"/>
    <w:rsid w:val="00C47429"/>
    <w:rsid w:val="00C47D96"/>
    <w:rsid w:val="00C5070D"/>
    <w:rsid w:val="00C50956"/>
    <w:rsid w:val="00C50CAC"/>
    <w:rsid w:val="00C50DF8"/>
    <w:rsid w:val="00C50F65"/>
    <w:rsid w:val="00C510F1"/>
    <w:rsid w:val="00C51978"/>
    <w:rsid w:val="00C51AEE"/>
    <w:rsid w:val="00C51DFE"/>
    <w:rsid w:val="00C520D6"/>
    <w:rsid w:val="00C5229F"/>
    <w:rsid w:val="00C522AC"/>
    <w:rsid w:val="00C527B4"/>
    <w:rsid w:val="00C52B74"/>
    <w:rsid w:val="00C52F21"/>
    <w:rsid w:val="00C52FBA"/>
    <w:rsid w:val="00C530AF"/>
    <w:rsid w:val="00C53396"/>
    <w:rsid w:val="00C53658"/>
    <w:rsid w:val="00C540F2"/>
    <w:rsid w:val="00C5411A"/>
    <w:rsid w:val="00C54228"/>
    <w:rsid w:val="00C5493C"/>
    <w:rsid w:val="00C55183"/>
    <w:rsid w:val="00C5566B"/>
    <w:rsid w:val="00C5599B"/>
    <w:rsid w:val="00C55E92"/>
    <w:rsid w:val="00C55F64"/>
    <w:rsid w:val="00C56164"/>
    <w:rsid w:val="00C56449"/>
    <w:rsid w:val="00C56485"/>
    <w:rsid w:val="00C56665"/>
    <w:rsid w:val="00C56D55"/>
    <w:rsid w:val="00C56D98"/>
    <w:rsid w:val="00C56FCA"/>
    <w:rsid w:val="00C573AE"/>
    <w:rsid w:val="00C57484"/>
    <w:rsid w:val="00C57520"/>
    <w:rsid w:val="00C57C0D"/>
    <w:rsid w:val="00C57F73"/>
    <w:rsid w:val="00C60228"/>
    <w:rsid w:val="00C60566"/>
    <w:rsid w:val="00C60668"/>
    <w:rsid w:val="00C60AC7"/>
    <w:rsid w:val="00C60B1A"/>
    <w:rsid w:val="00C60B5B"/>
    <w:rsid w:val="00C6109E"/>
    <w:rsid w:val="00C6122F"/>
    <w:rsid w:val="00C61714"/>
    <w:rsid w:val="00C61A56"/>
    <w:rsid w:val="00C61AC9"/>
    <w:rsid w:val="00C61FC4"/>
    <w:rsid w:val="00C62016"/>
    <w:rsid w:val="00C6209A"/>
    <w:rsid w:val="00C6235F"/>
    <w:rsid w:val="00C625A0"/>
    <w:rsid w:val="00C6295D"/>
    <w:rsid w:val="00C62A4E"/>
    <w:rsid w:val="00C6327C"/>
    <w:rsid w:val="00C63465"/>
    <w:rsid w:val="00C6392C"/>
    <w:rsid w:val="00C64403"/>
    <w:rsid w:val="00C644D9"/>
    <w:rsid w:val="00C644EF"/>
    <w:rsid w:val="00C647D9"/>
    <w:rsid w:val="00C6518F"/>
    <w:rsid w:val="00C656B3"/>
    <w:rsid w:val="00C6576D"/>
    <w:rsid w:val="00C65F68"/>
    <w:rsid w:val="00C666EB"/>
    <w:rsid w:val="00C66DA5"/>
    <w:rsid w:val="00C671F9"/>
    <w:rsid w:val="00C674AD"/>
    <w:rsid w:val="00C6762A"/>
    <w:rsid w:val="00C67711"/>
    <w:rsid w:val="00C678C8"/>
    <w:rsid w:val="00C679FB"/>
    <w:rsid w:val="00C67A8F"/>
    <w:rsid w:val="00C67CA3"/>
    <w:rsid w:val="00C70170"/>
    <w:rsid w:val="00C702BA"/>
    <w:rsid w:val="00C702CA"/>
    <w:rsid w:val="00C7037A"/>
    <w:rsid w:val="00C7062B"/>
    <w:rsid w:val="00C7082A"/>
    <w:rsid w:val="00C70B1D"/>
    <w:rsid w:val="00C712D7"/>
    <w:rsid w:val="00C7131F"/>
    <w:rsid w:val="00C71D04"/>
    <w:rsid w:val="00C723C0"/>
    <w:rsid w:val="00C723EA"/>
    <w:rsid w:val="00C724D2"/>
    <w:rsid w:val="00C72BF3"/>
    <w:rsid w:val="00C72D90"/>
    <w:rsid w:val="00C72DC0"/>
    <w:rsid w:val="00C72EF6"/>
    <w:rsid w:val="00C72F2C"/>
    <w:rsid w:val="00C731D0"/>
    <w:rsid w:val="00C739D2"/>
    <w:rsid w:val="00C742E3"/>
    <w:rsid w:val="00C742FB"/>
    <w:rsid w:val="00C74479"/>
    <w:rsid w:val="00C74E3D"/>
    <w:rsid w:val="00C7532D"/>
    <w:rsid w:val="00C753C6"/>
    <w:rsid w:val="00C75537"/>
    <w:rsid w:val="00C75ADF"/>
    <w:rsid w:val="00C76D01"/>
    <w:rsid w:val="00C770E0"/>
    <w:rsid w:val="00C7717C"/>
    <w:rsid w:val="00C77D3B"/>
    <w:rsid w:val="00C805BB"/>
    <w:rsid w:val="00C81125"/>
    <w:rsid w:val="00C81413"/>
    <w:rsid w:val="00C8183F"/>
    <w:rsid w:val="00C81AEC"/>
    <w:rsid w:val="00C81F92"/>
    <w:rsid w:val="00C82198"/>
    <w:rsid w:val="00C82375"/>
    <w:rsid w:val="00C827D2"/>
    <w:rsid w:val="00C827D8"/>
    <w:rsid w:val="00C82C8B"/>
    <w:rsid w:val="00C83170"/>
    <w:rsid w:val="00C83B0A"/>
    <w:rsid w:val="00C841C4"/>
    <w:rsid w:val="00C84847"/>
    <w:rsid w:val="00C848F4"/>
    <w:rsid w:val="00C84FAB"/>
    <w:rsid w:val="00C84FF1"/>
    <w:rsid w:val="00C85518"/>
    <w:rsid w:val="00C856DF"/>
    <w:rsid w:val="00C859FB"/>
    <w:rsid w:val="00C85A40"/>
    <w:rsid w:val="00C85D43"/>
    <w:rsid w:val="00C861F8"/>
    <w:rsid w:val="00C86510"/>
    <w:rsid w:val="00C86661"/>
    <w:rsid w:val="00C8675D"/>
    <w:rsid w:val="00C86CE7"/>
    <w:rsid w:val="00C86D25"/>
    <w:rsid w:val="00C87288"/>
    <w:rsid w:val="00C900A5"/>
    <w:rsid w:val="00C901BB"/>
    <w:rsid w:val="00C90240"/>
    <w:rsid w:val="00C90D08"/>
    <w:rsid w:val="00C90D0A"/>
    <w:rsid w:val="00C90FFB"/>
    <w:rsid w:val="00C91B7D"/>
    <w:rsid w:val="00C91CDE"/>
    <w:rsid w:val="00C91D66"/>
    <w:rsid w:val="00C92112"/>
    <w:rsid w:val="00C9234E"/>
    <w:rsid w:val="00C92AFE"/>
    <w:rsid w:val="00C93B1F"/>
    <w:rsid w:val="00C93CD6"/>
    <w:rsid w:val="00C93E32"/>
    <w:rsid w:val="00C93FAA"/>
    <w:rsid w:val="00C9426F"/>
    <w:rsid w:val="00C94567"/>
    <w:rsid w:val="00C9493A"/>
    <w:rsid w:val="00C95564"/>
    <w:rsid w:val="00C95808"/>
    <w:rsid w:val="00C9590F"/>
    <w:rsid w:val="00C95A6F"/>
    <w:rsid w:val="00C95AE8"/>
    <w:rsid w:val="00C95BD9"/>
    <w:rsid w:val="00C9605F"/>
    <w:rsid w:val="00C968E1"/>
    <w:rsid w:val="00C968F5"/>
    <w:rsid w:val="00C969AF"/>
    <w:rsid w:val="00C96AFC"/>
    <w:rsid w:val="00C96CFD"/>
    <w:rsid w:val="00C96E91"/>
    <w:rsid w:val="00C975B6"/>
    <w:rsid w:val="00C978A4"/>
    <w:rsid w:val="00C97A1C"/>
    <w:rsid w:val="00C97F78"/>
    <w:rsid w:val="00CA01FE"/>
    <w:rsid w:val="00CA02F3"/>
    <w:rsid w:val="00CA04B2"/>
    <w:rsid w:val="00CA06FE"/>
    <w:rsid w:val="00CA16F8"/>
    <w:rsid w:val="00CA1AA5"/>
    <w:rsid w:val="00CA1BFF"/>
    <w:rsid w:val="00CA1D90"/>
    <w:rsid w:val="00CA1ECB"/>
    <w:rsid w:val="00CA200B"/>
    <w:rsid w:val="00CA221E"/>
    <w:rsid w:val="00CA262C"/>
    <w:rsid w:val="00CA2650"/>
    <w:rsid w:val="00CA2752"/>
    <w:rsid w:val="00CA2BF8"/>
    <w:rsid w:val="00CA2E2E"/>
    <w:rsid w:val="00CA3184"/>
    <w:rsid w:val="00CA31C0"/>
    <w:rsid w:val="00CA3451"/>
    <w:rsid w:val="00CA36F2"/>
    <w:rsid w:val="00CA3D0F"/>
    <w:rsid w:val="00CA4140"/>
    <w:rsid w:val="00CA4303"/>
    <w:rsid w:val="00CA4323"/>
    <w:rsid w:val="00CA4450"/>
    <w:rsid w:val="00CA4682"/>
    <w:rsid w:val="00CA4CA4"/>
    <w:rsid w:val="00CA4EF7"/>
    <w:rsid w:val="00CA522F"/>
    <w:rsid w:val="00CA5400"/>
    <w:rsid w:val="00CA54EF"/>
    <w:rsid w:val="00CA562E"/>
    <w:rsid w:val="00CA57B4"/>
    <w:rsid w:val="00CA5834"/>
    <w:rsid w:val="00CA5BEC"/>
    <w:rsid w:val="00CA5F4E"/>
    <w:rsid w:val="00CA6209"/>
    <w:rsid w:val="00CA64C5"/>
    <w:rsid w:val="00CA6A9F"/>
    <w:rsid w:val="00CA6AFF"/>
    <w:rsid w:val="00CA6BFB"/>
    <w:rsid w:val="00CA6E08"/>
    <w:rsid w:val="00CA7015"/>
    <w:rsid w:val="00CA70CE"/>
    <w:rsid w:val="00CA728D"/>
    <w:rsid w:val="00CA7D11"/>
    <w:rsid w:val="00CB01EC"/>
    <w:rsid w:val="00CB02A5"/>
    <w:rsid w:val="00CB049C"/>
    <w:rsid w:val="00CB077C"/>
    <w:rsid w:val="00CB0883"/>
    <w:rsid w:val="00CB0DC8"/>
    <w:rsid w:val="00CB1BB8"/>
    <w:rsid w:val="00CB1BE5"/>
    <w:rsid w:val="00CB1D0A"/>
    <w:rsid w:val="00CB1F13"/>
    <w:rsid w:val="00CB1F2F"/>
    <w:rsid w:val="00CB1FFD"/>
    <w:rsid w:val="00CB204C"/>
    <w:rsid w:val="00CB2114"/>
    <w:rsid w:val="00CB2677"/>
    <w:rsid w:val="00CB2857"/>
    <w:rsid w:val="00CB2CA5"/>
    <w:rsid w:val="00CB2F86"/>
    <w:rsid w:val="00CB32A1"/>
    <w:rsid w:val="00CB352C"/>
    <w:rsid w:val="00CB35D6"/>
    <w:rsid w:val="00CB3890"/>
    <w:rsid w:val="00CB3C11"/>
    <w:rsid w:val="00CB3D2E"/>
    <w:rsid w:val="00CB3DDC"/>
    <w:rsid w:val="00CB479B"/>
    <w:rsid w:val="00CB4A5F"/>
    <w:rsid w:val="00CB51C6"/>
    <w:rsid w:val="00CB536B"/>
    <w:rsid w:val="00CB53D7"/>
    <w:rsid w:val="00CB5754"/>
    <w:rsid w:val="00CB5D57"/>
    <w:rsid w:val="00CB5E1A"/>
    <w:rsid w:val="00CB63BD"/>
    <w:rsid w:val="00CB65B3"/>
    <w:rsid w:val="00CB690C"/>
    <w:rsid w:val="00CB6A76"/>
    <w:rsid w:val="00CB74C1"/>
    <w:rsid w:val="00CB7523"/>
    <w:rsid w:val="00CB75E5"/>
    <w:rsid w:val="00CB7AF8"/>
    <w:rsid w:val="00CB7B20"/>
    <w:rsid w:val="00CB7C01"/>
    <w:rsid w:val="00CB7C5A"/>
    <w:rsid w:val="00CC0139"/>
    <w:rsid w:val="00CC04A7"/>
    <w:rsid w:val="00CC04B8"/>
    <w:rsid w:val="00CC056D"/>
    <w:rsid w:val="00CC0BCC"/>
    <w:rsid w:val="00CC0F55"/>
    <w:rsid w:val="00CC0FFB"/>
    <w:rsid w:val="00CC1711"/>
    <w:rsid w:val="00CC1B81"/>
    <w:rsid w:val="00CC1BC3"/>
    <w:rsid w:val="00CC218C"/>
    <w:rsid w:val="00CC22D0"/>
    <w:rsid w:val="00CC2414"/>
    <w:rsid w:val="00CC255E"/>
    <w:rsid w:val="00CC267A"/>
    <w:rsid w:val="00CC2CFB"/>
    <w:rsid w:val="00CC2D3F"/>
    <w:rsid w:val="00CC2E91"/>
    <w:rsid w:val="00CC330D"/>
    <w:rsid w:val="00CC33CA"/>
    <w:rsid w:val="00CC3494"/>
    <w:rsid w:val="00CC3DC2"/>
    <w:rsid w:val="00CC3F7F"/>
    <w:rsid w:val="00CC4057"/>
    <w:rsid w:val="00CC415A"/>
    <w:rsid w:val="00CC4392"/>
    <w:rsid w:val="00CC43EA"/>
    <w:rsid w:val="00CC47AD"/>
    <w:rsid w:val="00CC47DA"/>
    <w:rsid w:val="00CC4B33"/>
    <w:rsid w:val="00CC4BE6"/>
    <w:rsid w:val="00CC4DA3"/>
    <w:rsid w:val="00CC4E57"/>
    <w:rsid w:val="00CC51A5"/>
    <w:rsid w:val="00CC51FE"/>
    <w:rsid w:val="00CC5A87"/>
    <w:rsid w:val="00CC5EC7"/>
    <w:rsid w:val="00CC6339"/>
    <w:rsid w:val="00CC638F"/>
    <w:rsid w:val="00CC63B3"/>
    <w:rsid w:val="00CC6536"/>
    <w:rsid w:val="00CC6CFA"/>
    <w:rsid w:val="00CC720D"/>
    <w:rsid w:val="00CC721E"/>
    <w:rsid w:val="00CC7231"/>
    <w:rsid w:val="00CC75C3"/>
    <w:rsid w:val="00CC77B4"/>
    <w:rsid w:val="00CC7946"/>
    <w:rsid w:val="00CC7A0D"/>
    <w:rsid w:val="00CC7ABA"/>
    <w:rsid w:val="00CC7B0D"/>
    <w:rsid w:val="00CC7C60"/>
    <w:rsid w:val="00CC7FAA"/>
    <w:rsid w:val="00CCE663"/>
    <w:rsid w:val="00CD013E"/>
    <w:rsid w:val="00CD0388"/>
    <w:rsid w:val="00CD0541"/>
    <w:rsid w:val="00CD07D8"/>
    <w:rsid w:val="00CD11DC"/>
    <w:rsid w:val="00CD18A8"/>
    <w:rsid w:val="00CD18B1"/>
    <w:rsid w:val="00CD1949"/>
    <w:rsid w:val="00CD1984"/>
    <w:rsid w:val="00CD1EEB"/>
    <w:rsid w:val="00CD2730"/>
    <w:rsid w:val="00CD2C09"/>
    <w:rsid w:val="00CD2D24"/>
    <w:rsid w:val="00CD2E02"/>
    <w:rsid w:val="00CD2EF4"/>
    <w:rsid w:val="00CD3430"/>
    <w:rsid w:val="00CD381E"/>
    <w:rsid w:val="00CD3B21"/>
    <w:rsid w:val="00CD3E85"/>
    <w:rsid w:val="00CD406D"/>
    <w:rsid w:val="00CD433D"/>
    <w:rsid w:val="00CD440F"/>
    <w:rsid w:val="00CD489E"/>
    <w:rsid w:val="00CD4F6B"/>
    <w:rsid w:val="00CD4F99"/>
    <w:rsid w:val="00CD561F"/>
    <w:rsid w:val="00CD5771"/>
    <w:rsid w:val="00CD58A7"/>
    <w:rsid w:val="00CD5B54"/>
    <w:rsid w:val="00CD5D9F"/>
    <w:rsid w:val="00CD5E43"/>
    <w:rsid w:val="00CD6085"/>
    <w:rsid w:val="00CD644C"/>
    <w:rsid w:val="00CD6788"/>
    <w:rsid w:val="00CD6BC2"/>
    <w:rsid w:val="00CD7299"/>
    <w:rsid w:val="00CD7642"/>
    <w:rsid w:val="00CD7806"/>
    <w:rsid w:val="00CD7986"/>
    <w:rsid w:val="00CD7D97"/>
    <w:rsid w:val="00CE0395"/>
    <w:rsid w:val="00CE05F6"/>
    <w:rsid w:val="00CE06CD"/>
    <w:rsid w:val="00CE0811"/>
    <w:rsid w:val="00CE0952"/>
    <w:rsid w:val="00CE0DD4"/>
    <w:rsid w:val="00CE1073"/>
    <w:rsid w:val="00CE141E"/>
    <w:rsid w:val="00CE16F8"/>
    <w:rsid w:val="00CE1BAD"/>
    <w:rsid w:val="00CE1E32"/>
    <w:rsid w:val="00CE21A7"/>
    <w:rsid w:val="00CE257E"/>
    <w:rsid w:val="00CE2F18"/>
    <w:rsid w:val="00CE306B"/>
    <w:rsid w:val="00CE3270"/>
    <w:rsid w:val="00CE3595"/>
    <w:rsid w:val="00CE38FE"/>
    <w:rsid w:val="00CE3B5A"/>
    <w:rsid w:val="00CE46C0"/>
    <w:rsid w:val="00CE4C9E"/>
    <w:rsid w:val="00CE5837"/>
    <w:rsid w:val="00CE5989"/>
    <w:rsid w:val="00CE5E3E"/>
    <w:rsid w:val="00CE60C5"/>
    <w:rsid w:val="00CE671C"/>
    <w:rsid w:val="00CE6DEB"/>
    <w:rsid w:val="00CE7292"/>
    <w:rsid w:val="00CE7485"/>
    <w:rsid w:val="00CE7744"/>
    <w:rsid w:val="00CE7940"/>
    <w:rsid w:val="00CE7D24"/>
    <w:rsid w:val="00CE7D96"/>
    <w:rsid w:val="00CE7F09"/>
    <w:rsid w:val="00CF03D7"/>
    <w:rsid w:val="00CF07AF"/>
    <w:rsid w:val="00CF07B1"/>
    <w:rsid w:val="00CF087F"/>
    <w:rsid w:val="00CF088E"/>
    <w:rsid w:val="00CF0B32"/>
    <w:rsid w:val="00CF0DF5"/>
    <w:rsid w:val="00CF0F91"/>
    <w:rsid w:val="00CF0FC1"/>
    <w:rsid w:val="00CF1091"/>
    <w:rsid w:val="00CF10BE"/>
    <w:rsid w:val="00CF1148"/>
    <w:rsid w:val="00CF1BC9"/>
    <w:rsid w:val="00CF1C61"/>
    <w:rsid w:val="00CF1D71"/>
    <w:rsid w:val="00CF222F"/>
    <w:rsid w:val="00CF22E9"/>
    <w:rsid w:val="00CF2549"/>
    <w:rsid w:val="00CF2744"/>
    <w:rsid w:val="00CF4523"/>
    <w:rsid w:val="00CF469D"/>
    <w:rsid w:val="00CF478B"/>
    <w:rsid w:val="00CF5163"/>
    <w:rsid w:val="00CF5363"/>
    <w:rsid w:val="00CF537F"/>
    <w:rsid w:val="00CF639D"/>
    <w:rsid w:val="00CF6669"/>
    <w:rsid w:val="00CF6AD1"/>
    <w:rsid w:val="00CF6EEA"/>
    <w:rsid w:val="00CF72AB"/>
    <w:rsid w:val="00CF7474"/>
    <w:rsid w:val="00CF76CE"/>
    <w:rsid w:val="00CF7E6F"/>
    <w:rsid w:val="00D000B9"/>
    <w:rsid w:val="00D000FD"/>
    <w:rsid w:val="00D005C8"/>
    <w:rsid w:val="00D008D7"/>
    <w:rsid w:val="00D00ECB"/>
    <w:rsid w:val="00D00ED8"/>
    <w:rsid w:val="00D00FCC"/>
    <w:rsid w:val="00D01169"/>
    <w:rsid w:val="00D0140B"/>
    <w:rsid w:val="00D01562"/>
    <w:rsid w:val="00D01D3A"/>
    <w:rsid w:val="00D020C5"/>
    <w:rsid w:val="00D02164"/>
    <w:rsid w:val="00D02492"/>
    <w:rsid w:val="00D02500"/>
    <w:rsid w:val="00D0282A"/>
    <w:rsid w:val="00D02C52"/>
    <w:rsid w:val="00D0330F"/>
    <w:rsid w:val="00D034B8"/>
    <w:rsid w:val="00D035D5"/>
    <w:rsid w:val="00D03BBF"/>
    <w:rsid w:val="00D03E75"/>
    <w:rsid w:val="00D0472D"/>
    <w:rsid w:val="00D04B45"/>
    <w:rsid w:val="00D04C4E"/>
    <w:rsid w:val="00D04FA8"/>
    <w:rsid w:val="00D05281"/>
    <w:rsid w:val="00D05C65"/>
    <w:rsid w:val="00D0633A"/>
    <w:rsid w:val="00D06AE9"/>
    <w:rsid w:val="00D06ED5"/>
    <w:rsid w:val="00D07110"/>
    <w:rsid w:val="00D07232"/>
    <w:rsid w:val="00D07522"/>
    <w:rsid w:val="00D07839"/>
    <w:rsid w:val="00D07897"/>
    <w:rsid w:val="00D100FC"/>
    <w:rsid w:val="00D10530"/>
    <w:rsid w:val="00D10595"/>
    <w:rsid w:val="00D10D9C"/>
    <w:rsid w:val="00D10F74"/>
    <w:rsid w:val="00D1106D"/>
    <w:rsid w:val="00D112A2"/>
    <w:rsid w:val="00D112AD"/>
    <w:rsid w:val="00D11A10"/>
    <w:rsid w:val="00D11DFF"/>
    <w:rsid w:val="00D12070"/>
    <w:rsid w:val="00D1218C"/>
    <w:rsid w:val="00D1227C"/>
    <w:rsid w:val="00D12379"/>
    <w:rsid w:val="00D12DBA"/>
    <w:rsid w:val="00D12FE3"/>
    <w:rsid w:val="00D1304D"/>
    <w:rsid w:val="00D130E9"/>
    <w:rsid w:val="00D131AC"/>
    <w:rsid w:val="00D134F5"/>
    <w:rsid w:val="00D13855"/>
    <w:rsid w:val="00D13C71"/>
    <w:rsid w:val="00D13CCA"/>
    <w:rsid w:val="00D13E79"/>
    <w:rsid w:val="00D14139"/>
    <w:rsid w:val="00D14601"/>
    <w:rsid w:val="00D1465C"/>
    <w:rsid w:val="00D14A01"/>
    <w:rsid w:val="00D14CA0"/>
    <w:rsid w:val="00D1521F"/>
    <w:rsid w:val="00D156F7"/>
    <w:rsid w:val="00D15B17"/>
    <w:rsid w:val="00D161AC"/>
    <w:rsid w:val="00D16388"/>
    <w:rsid w:val="00D1682E"/>
    <w:rsid w:val="00D16850"/>
    <w:rsid w:val="00D16D0D"/>
    <w:rsid w:val="00D16E3D"/>
    <w:rsid w:val="00D172F0"/>
    <w:rsid w:val="00D179AC"/>
    <w:rsid w:val="00D17DC3"/>
    <w:rsid w:val="00D2066B"/>
    <w:rsid w:val="00D20761"/>
    <w:rsid w:val="00D20A77"/>
    <w:rsid w:val="00D219A8"/>
    <w:rsid w:val="00D21C17"/>
    <w:rsid w:val="00D22975"/>
    <w:rsid w:val="00D22A1D"/>
    <w:rsid w:val="00D22C5D"/>
    <w:rsid w:val="00D23009"/>
    <w:rsid w:val="00D2306F"/>
    <w:rsid w:val="00D230C9"/>
    <w:rsid w:val="00D235FC"/>
    <w:rsid w:val="00D23812"/>
    <w:rsid w:val="00D23D5E"/>
    <w:rsid w:val="00D243AF"/>
    <w:rsid w:val="00D243C0"/>
    <w:rsid w:val="00D24495"/>
    <w:rsid w:val="00D248E7"/>
    <w:rsid w:val="00D24B28"/>
    <w:rsid w:val="00D24F6F"/>
    <w:rsid w:val="00D2526D"/>
    <w:rsid w:val="00D2568B"/>
    <w:rsid w:val="00D257CF"/>
    <w:rsid w:val="00D258A4"/>
    <w:rsid w:val="00D2599F"/>
    <w:rsid w:val="00D25B77"/>
    <w:rsid w:val="00D26267"/>
    <w:rsid w:val="00D26274"/>
    <w:rsid w:val="00D26764"/>
    <w:rsid w:val="00D26867"/>
    <w:rsid w:val="00D26B6D"/>
    <w:rsid w:val="00D26F16"/>
    <w:rsid w:val="00D26F2B"/>
    <w:rsid w:val="00D273D0"/>
    <w:rsid w:val="00D2747B"/>
    <w:rsid w:val="00D2765B"/>
    <w:rsid w:val="00D27D71"/>
    <w:rsid w:val="00D30127"/>
    <w:rsid w:val="00D304E4"/>
    <w:rsid w:val="00D308E3"/>
    <w:rsid w:val="00D30C67"/>
    <w:rsid w:val="00D30D98"/>
    <w:rsid w:val="00D30E20"/>
    <w:rsid w:val="00D30F65"/>
    <w:rsid w:val="00D31261"/>
    <w:rsid w:val="00D3174C"/>
    <w:rsid w:val="00D3186C"/>
    <w:rsid w:val="00D3198F"/>
    <w:rsid w:val="00D31AFA"/>
    <w:rsid w:val="00D32242"/>
    <w:rsid w:val="00D322B3"/>
    <w:rsid w:val="00D322BD"/>
    <w:rsid w:val="00D323DD"/>
    <w:rsid w:val="00D32497"/>
    <w:rsid w:val="00D32C18"/>
    <w:rsid w:val="00D3364F"/>
    <w:rsid w:val="00D337EA"/>
    <w:rsid w:val="00D33926"/>
    <w:rsid w:val="00D33C22"/>
    <w:rsid w:val="00D33E09"/>
    <w:rsid w:val="00D34025"/>
    <w:rsid w:val="00D3428E"/>
    <w:rsid w:val="00D34297"/>
    <w:rsid w:val="00D34320"/>
    <w:rsid w:val="00D344FE"/>
    <w:rsid w:val="00D347C6"/>
    <w:rsid w:val="00D34AD4"/>
    <w:rsid w:val="00D34D97"/>
    <w:rsid w:val="00D34F57"/>
    <w:rsid w:val="00D34F77"/>
    <w:rsid w:val="00D35087"/>
    <w:rsid w:val="00D350ED"/>
    <w:rsid w:val="00D357DC"/>
    <w:rsid w:val="00D35D2F"/>
    <w:rsid w:val="00D35D95"/>
    <w:rsid w:val="00D35DEC"/>
    <w:rsid w:val="00D35EEC"/>
    <w:rsid w:val="00D3622B"/>
    <w:rsid w:val="00D362AE"/>
    <w:rsid w:val="00D36312"/>
    <w:rsid w:val="00D36374"/>
    <w:rsid w:val="00D3677D"/>
    <w:rsid w:val="00D36B6E"/>
    <w:rsid w:val="00D36D06"/>
    <w:rsid w:val="00D36FFD"/>
    <w:rsid w:val="00D373A0"/>
    <w:rsid w:val="00D401B2"/>
    <w:rsid w:val="00D40207"/>
    <w:rsid w:val="00D40754"/>
    <w:rsid w:val="00D407FE"/>
    <w:rsid w:val="00D409F6"/>
    <w:rsid w:val="00D40B23"/>
    <w:rsid w:val="00D40CB2"/>
    <w:rsid w:val="00D40E8D"/>
    <w:rsid w:val="00D40F87"/>
    <w:rsid w:val="00D4130C"/>
    <w:rsid w:val="00D41515"/>
    <w:rsid w:val="00D41D2D"/>
    <w:rsid w:val="00D41D87"/>
    <w:rsid w:val="00D42100"/>
    <w:rsid w:val="00D421D9"/>
    <w:rsid w:val="00D4253C"/>
    <w:rsid w:val="00D428FD"/>
    <w:rsid w:val="00D42D06"/>
    <w:rsid w:val="00D42D54"/>
    <w:rsid w:val="00D42EB8"/>
    <w:rsid w:val="00D4315A"/>
    <w:rsid w:val="00D434FA"/>
    <w:rsid w:val="00D4384F"/>
    <w:rsid w:val="00D43A91"/>
    <w:rsid w:val="00D44502"/>
    <w:rsid w:val="00D44608"/>
    <w:rsid w:val="00D44A09"/>
    <w:rsid w:val="00D44B76"/>
    <w:rsid w:val="00D44E55"/>
    <w:rsid w:val="00D44FC8"/>
    <w:rsid w:val="00D455BF"/>
    <w:rsid w:val="00D45600"/>
    <w:rsid w:val="00D45A47"/>
    <w:rsid w:val="00D463E8"/>
    <w:rsid w:val="00D466A1"/>
    <w:rsid w:val="00D4672F"/>
    <w:rsid w:val="00D4713A"/>
    <w:rsid w:val="00D47654"/>
    <w:rsid w:val="00D476A3"/>
    <w:rsid w:val="00D477BD"/>
    <w:rsid w:val="00D4786C"/>
    <w:rsid w:val="00D478DE"/>
    <w:rsid w:val="00D47A60"/>
    <w:rsid w:val="00D47B4A"/>
    <w:rsid w:val="00D47EE0"/>
    <w:rsid w:val="00D5021D"/>
    <w:rsid w:val="00D50397"/>
    <w:rsid w:val="00D50547"/>
    <w:rsid w:val="00D50792"/>
    <w:rsid w:val="00D507B6"/>
    <w:rsid w:val="00D508B9"/>
    <w:rsid w:val="00D509B4"/>
    <w:rsid w:val="00D50C9D"/>
    <w:rsid w:val="00D50DF6"/>
    <w:rsid w:val="00D510F6"/>
    <w:rsid w:val="00D516E9"/>
    <w:rsid w:val="00D51897"/>
    <w:rsid w:val="00D51A7E"/>
    <w:rsid w:val="00D5215A"/>
    <w:rsid w:val="00D521B6"/>
    <w:rsid w:val="00D52353"/>
    <w:rsid w:val="00D52384"/>
    <w:rsid w:val="00D523EA"/>
    <w:rsid w:val="00D526F6"/>
    <w:rsid w:val="00D52AA9"/>
    <w:rsid w:val="00D52C82"/>
    <w:rsid w:val="00D52D15"/>
    <w:rsid w:val="00D5313D"/>
    <w:rsid w:val="00D534C2"/>
    <w:rsid w:val="00D54176"/>
    <w:rsid w:val="00D546B5"/>
    <w:rsid w:val="00D549B5"/>
    <w:rsid w:val="00D54A6A"/>
    <w:rsid w:val="00D54B43"/>
    <w:rsid w:val="00D5510B"/>
    <w:rsid w:val="00D55476"/>
    <w:rsid w:val="00D554A5"/>
    <w:rsid w:val="00D55871"/>
    <w:rsid w:val="00D55F75"/>
    <w:rsid w:val="00D56082"/>
    <w:rsid w:val="00D5624B"/>
    <w:rsid w:val="00D564B0"/>
    <w:rsid w:val="00D568E1"/>
    <w:rsid w:val="00D5699A"/>
    <w:rsid w:val="00D56C56"/>
    <w:rsid w:val="00D57024"/>
    <w:rsid w:val="00D570E3"/>
    <w:rsid w:val="00D571B9"/>
    <w:rsid w:val="00D5727D"/>
    <w:rsid w:val="00D577E2"/>
    <w:rsid w:val="00D57B3D"/>
    <w:rsid w:val="00D57B5D"/>
    <w:rsid w:val="00D57B60"/>
    <w:rsid w:val="00D60025"/>
    <w:rsid w:val="00D6022B"/>
    <w:rsid w:val="00D6044A"/>
    <w:rsid w:val="00D60539"/>
    <w:rsid w:val="00D60563"/>
    <w:rsid w:val="00D60888"/>
    <w:rsid w:val="00D608CA"/>
    <w:rsid w:val="00D60B98"/>
    <w:rsid w:val="00D60C98"/>
    <w:rsid w:val="00D60CF2"/>
    <w:rsid w:val="00D60E46"/>
    <w:rsid w:val="00D60FF3"/>
    <w:rsid w:val="00D61348"/>
    <w:rsid w:val="00D617E2"/>
    <w:rsid w:val="00D61825"/>
    <w:rsid w:val="00D6193D"/>
    <w:rsid w:val="00D61BFE"/>
    <w:rsid w:val="00D61CDB"/>
    <w:rsid w:val="00D628A6"/>
    <w:rsid w:val="00D63037"/>
    <w:rsid w:val="00D630D1"/>
    <w:rsid w:val="00D631FB"/>
    <w:rsid w:val="00D63273"/>
    <w:rsid w:val="00D63319"/>
    <w:rsid w:val="00D6342E"/>
    <w:rsid w:val="00D63740"/>
    <w:rsid w:val="00D63F55"/>
    <w:rsid w:val="00D64256"/>
    <w:rsid w:val="00D642A0"/>
    <w:rsid w:val="00D642ED"/>
    <w:rsid w:val="00D64345"/>
    <w:rsid w:val="00D643C6"/>
    <w:rsid w:val="00D644F3"/>
    <w:rsid w:val="00D644FF"/>
    <w:rsid w:val="00D6492D"/>
    <w:rsid w:val="00D64971"/>
    <w:rsid w:val="00D64975"/>
    <w:rsid w:val="00D64AB5"/>
    <w:rsid w:val="00D64AD8"/>
    <w:rsid w:val="00D64E01"/>
    <w:rsid w:val="00D656DC"/>
    <w:rsid w:val="00D65BA7"/>
    <w:rsid w:val="00D65BB1"/>
    <w:rsid w:val="00D65CDC"/>
    <w:rsid w:val="00D65E5B"/>
    <w:rsid w:val="00D66115"/>
    <w:rsid w:val="00D66607"/>
    <w:rsid w:val="00D666F4"/>
    <w:rsid w:val="00D66EB5"/>
    <w:rsid w:val="00D674F9"/>
    <w:rsid w:val="00D67E75"/>
    <w:rsid w:val="00D67E7A"/>
    <w:rsid w:val="00D70856"/>
    <w:rsid w:val="00D70F9B"/>
    <w:rsid w:val="00D71054"/>
    <w:rsid w:val="00D718B4"/>
    <w:rsid w:val="00D71BEE"/>
    <w:rsid w:val="00D71C13"/>
    <w:rsid w:val="00D71FA6"/>
    <w:rsid w:val="00D720A3"/>
    <w:rsid w:val="00D720D8"/>
    <w:rsid w:val="00D72243"/>
    <w:rsid w:val="00D7251A"/>
    <w:rsid w:val="00D728B1"/>
    <w:rsid w:val="00D72EC2"/>
    <w:rsid w:val="00D7325C"/>
    <w:rsid w:val="00D73449"/>
    <w:rsid w:val="00D7371B"/>
    <w:rsid w:val="00D73726"/>
    <w:rsid w:val="00D73908"/>
    <w:rsid w:val="00D73AC3"/>
    <w:rsid w:val="00D73C8E"/>
    <w:rsid w:val="00D74211"/>
    <w:rsid w:val="00D74343"/>
    <w:rsid w:val="00D74793"/>
    <w:rsid w:val="00D74A53"/>
    <w:rsid w:val="00D74AFD"/>
    <w:rsid w:val="00D74D2C"/>
    <w:rsid w:val="00D74EC7"/>
    <w:rsid w:val="00D74F1E"/>
    <w:rsid w:val="00D74FD5"/>
    <w:rsid w:val="00D7535A"/>
    <w:rsid w:val="00D7588F"/>
    <w:rsid w:val="00D75897"/>
    <w:rsid w:val="00D75C11"/>
    <w:rsid w:val="00D75E1F"/>
    <w:rsid w:val="00D7643F"/>
    <w:rsid w:val="00D7683E"/>
    <w:rsid w:val="00D76985"/>
    <w:rsid w:val="00D77355"/>
    <w:rsid w:val="00D77EBF"/>
    <w:rsid w:val="00D800C3"/>
    <w:rsid w:val="00D8023A"/>
    <w:rsid w:val="00D80BE9"/>
    <w:rsid w:val="00D8107A"/>
    <w:rsid w:val="00D81123"/>
    <w:rsid w:val="00D811B9"/>
    <w:rsid w:val="00D81434"/>
    <w:rsid w:val="00D81477"/>
    <w:rsid w:val="00D81DEA"/>
    <w:rsid w:val="00D81E4E"/>
    <w:rsid w:val="00D8219E"/>
    <w:rsid w:val="00D82386"/>
    <w:rsid w:val="00D82882"/>
    <w:rsid w:val="00D82A7D"/>
    <w:rsid w:val="00D830E4"/>
    <w:rsid w:val="00D83751"/>
    <w:rsid w:val="00D83840"/>
    <w:rsid w:val="00D83B3F"/>
    <w:rsid w:val="00D83C8D"/>
    <w:rsid w:val="00D83DED"/>
    <w:rsid w:val="00D83E14"/>
    <w:rsid w:val="00D83E1A"/>
    <w:rsid w:val="00D83F42"/>
    <w:rsid w:val="00D8401F"/>
    <w:rsid w:val="00D8405A"/>
    <w:rsid w:val="00D8446D"/>
    <w:rsid w:val="00D844C6"/>
    <w:rsid w:val="00D846AF"/>
    <w:rsid w:val="00D848E6"/>
    <w:rsid w:val="00D84D10"/>
    <w:rsid w:val="00D84D92"/>
    <w:rsid w:val="00D84ED1"/>
    <w:rsid w:val="00D84F7D"/>
    <w:rsid w:val="00D85008"/>
    <w:rsid w:val="00D85169"/>
    <w:rsid w:val="00D852CC"/>
    <w:rsid w:val="00D8571A"/>
    <w:rsid w:val="00D8632B"/>
    <w:rsid w:val="00D864AC"/>
    <w:rsid w:val="00D86C03"/>
    <w:rsid w:val="00D86EF8"/>
    <w:rsid w:val="00D8706C"/>
    <w:rsid w:val="00D87288"/>
    <w:rsid w:val="00D87364"/>
    <w:rsid w:val="00D87763"/>
    <w:rsid w:val="00D87ED8"/>
    <w:rsid w:val="00D87FA4"/>
    <w:rsid w:val="00D900A1"/>
    <w:rsid w:val="00D90367"/>
    <w:rsid w:val="00D90A78"/>
    <w:rsid w:val="00D913DA"/>
    <w:rsid w:val="00D913ED"/>
    <w:rsid w:val="00D922ED"/>
    <w:rsid w:val="00D9244F"/>
    <w:rsid w:val="00D925A1"/>
    <w:rsid w:val="00D92B71"/>
    <w:rsid w:val="00D92DCA"/>
    <w:rsid w:val="00D933F9"/>
    <w:rsid w:val="00D93584"/>
    <w:rsid w:val="00D936ED"/>
    <w:rsid w:val="00D939CB"/>
    <w:rsid w:val="00D93A4F"/>
    <w:rsid w:val="00D93BB5"/>
    <w:rsid w:val="00D93C14"/>
    <w:rsid w:val="00D93CD8"/>
    <w:rsid w:val="00D941E8"/>
    <w:rsid w:val="00D942E5"/>
    <w:rsid w:val="00D94E7B"/>
    <w:rsid w:val="00D950BD"/>
    <w:rsid w:val="00D95777"/>
    <w:rsid w:val="00D95B29"/>
    <w:rsid w:val="00D95D6D"/>
    <w:rsid w:val="00D96137"/>
    <w:rsid w:val="00D9651A"/>
    <w:rsid w:val="00D96763"/>
    <w:rsid w:val="00D96C44"/>
    <w:rsid w:val="00D96CE6"/>
    <w:rsid w:val="00D96FF0"/>
    <w:rsid w:val="00D97102"/>
    <w:rsid w:val="00D973FB"/>
    <w:rsid w:val="00D97511"/>
    <w:rsid w:val="00D97C7A"/>
    <w:rsid w:val="00D97F15"/>
    <w:rsid w:val="00D97FA4"/>
    <w:rsid w:val="00DA067C"/>
    <w:rsid w:val="00DA0FA5"/>
    <w:rsid w:val="00DA1054"/>
    <w:rsid w:val="00DA11AD"/>
    <w:rsid w:val="00DA1869"/>
    <w:rsid w:val="00DA19A2"/>
    <w:rsid w:val="00DA1D56"/>
    <w:rsid w:val="00DA1ECB"/>
    <w:rsid w:val="00DA2389"/>
    <w:rsid w:val="00DA2402"/>
    <w:rsid w:val="00DA270A"/>
    <w:rsid w:val="00DA292F"/>
    <w:rsid w:val="00DA3103"/>
    <w:rsid w:val="00DA3669"/>
    <w:rsid w:val="00DA3873"/>
    <w:rsid w:val="00DA38C0"/>
    <w:rsid w:val="00DA39D4"/>
    <w:rsid w:val="00DA3D40"/>
    <w:rsid w:val="00DA45B6"/>
    <w:rsid w:val="00DA482A"/>
    <w:rsid w:val="00DA4C0E"/>
    <w:rsid w:val="00DA4D0E"/>
    <w:rsid w:val="00DA4F65"/>
    <w:rsid w:val="00DA52FD"/>
    <w:rsid w:val="00DA5946"/>
    <w:rsid w:val="00DA5AE6"/>
    <w:rsid w:val="00DA5DDB"/>
    <w:rsid w:val="00DA65CF"/>
    <w:rsid w:val="00DA6700"/>
    <w:rsid w:val="00DA69A1"/>
    <w:rsid w:val="00DA6AD5"/>
    <w:rsid w:val="00DA6BA3"/>
    <w:rsid w:val="00DA6C76"/>
    <w:rsid w:val="00DA6E2F"/>
    <w:rsid w:val="00DA6E33"/>
    <w:rsid w:val="00DA7102"/>
    <w:rsid w:val="00DA7154"/>
    <w:rsid w:val="00DA7803"/>
    <w:rsid w:val="00DA7A86"/>
    <w:rsid w:val="00DA7CCD"/>
    <w:rsid w:val="00DA7E2B"/>
    <w:rsid w:val="00DB0028"/>
    <w:rsid w:val="00DB007A"/>
    <w:rsid w:val="00DB01B2"/>
    <w:rsid w:val="00DB0A70"/>
    <w:rsid w:val="00DB0AA7"/>
    <w:rsid w:val="00DB0CB8"/>
    <w:rsid w:val="00DB0E13"/>
    <w:rsid w:val="00DB110D"/>
    <w:rsid w:val="00DB13A9"/>
    <w:rsid w:val="00DB1614"/>
    <w:rsid w:val="00DB170D"/>
    <w:rsid w:val="00DB1749"/>
    <w:rsid w:val="00DB1763"/>
    <w:rsid w:val="00DB18E9"/>
    <w:rsid w:val="00DB1EEC"/>
    <w:rsid w:val="00DB1FB3"/>
    <w:rsid w:val="00DB2087"/>
    <w:rsid w:val="00DB21C8"/>
    <w:rsid w:val="00DB28B5"/>
    <w:rsid w:val="00DB2C4B"/>
    <w:rsid w:val="00DB2E3C"/>
    <w:rsid w:val="00DB3A34"/>
    <w:rsid w:val="00DB3A8E"/>
    <w:rsid w:val="00DB3D4B"/>
    <w:rsid w:val="00DB40E9"/>
    <w:rsid w:val="00DB4923"/>
    <w:rsid w:val="00DB4A71"/>
    <w:rsid w:val="00DB4D26"/>
    <w:rsid w:val="00DB4EA8"/>
    <w:rsid w:val="00DB4FCB"/>
    <w:rsid w:val="00DB5210"/>
    <w:rsid w:val="00DB5211"/>
    <w:rsid w:val="00DB5263"/>
    <w:rsid w:val="00DB534E"/>
    <w:rsid w:val="00DB540C"/>
    <w:rsid w:val="00DB55EF"/>
    <w:rsid w:val="00DB58F4"/>
    <w:rsid w:val="00DB5ED8"/>
    <w:rsid w:val="00DB642C"/>
    <w:rsid w:val="00DB6469"/>
    <w:rsid w:val="00DB6CB4"/>
    <w:rsid w:val="00DB6ED1"/>
    <w:rsid w:val="00DB706A"/>
    <w:rsid w:val="00DB7291"/>
    <w:rsid w:val="00DB7C45"/>
    <w:rsid w:val="00DB7D19"/>
    <w:rsid w:val="00DB7ECF"/>
    <w:rsid w:val="00DB7EDE"/>
    <w:rsid w:val="00DC0001"/>
    <w:rsid w:val="00DC03E7"/>
    <w:rsid w:val="00DC0668"/>
    <w:rsid w:val="00DC072C"/>
    <w:rsid w:val="00DC11CE"/>
    <w:rsid w:val="00DC1783"/>
    <w:rsid w:val="00DC1B4F"/>
    <w:rsid w:val="00DC1DE2"/>
    <w:rsid w:val="00DC24DB"/>
    <w:rsid w:val="00DC2BCF"/>
    <w:rsid w:val="00DC2CE1"/>
    <w:rsid w:val="00DC2D39"/>
    <w:rsid w:val="00DC31A3"/>
    <w:rsid w:val="00DC32F8"/>
    <w:rsid w:val="00DC34E4"/>
    <w:rsid w:val="00DC352A"/>
    <w:rsid w:val="00DC3C97"/>
    <w:rsid w:val="00DC3E0B"/>
    <w:rsid w:val="00DC3E5B"/>
    <w:rsid w:val="00DC426C"/>
    <w:rsid w:val="00DC4318"/>
    <w:rsid w:val="00DC455C"/>
    <w:rsid w:val="00DC4937"/>
    <w:rsid w:val="00DC4DD9"/>
    <w:rsid w:val="00DC5061"/>
    <w:rsid w:val="00DC507F"/>
    <w:rsid w:val="00DC550A"/>
    <w:rsid w:val="00DC561B"/>
    <w:rsid w:val="00DC565D"/>
    <w:rsid w:val="00DC5712"/>
    <w:rsid w:val="00DC6153"/>
    <w:rsid w:val="00DC6175"/>
    <w:rsid w:val="00DC66E8"/>
    <w:rsid w:val="00DC686E"/>
    <w:rsid w:val="00DC6A02"/>
    <w:rsid w:val="00DC6EE5"/>
    <w:rsid w:val="00DC6F99"/>
    <w:rsid w:val="00DC78EC"/>
    <w:rsid w:val="00DC7E82"/>
    <w:rsid w:val="00DC7FFC"/>
    <w:rsid w:val="00DD0055"/>
    <w:rsid w:val="00DD027B"/>
    <w:rsid w:val="00DD06EA"/>
    <w:rsid w:val="00DD09B1"/>
    <w:rsid w:val="00DD0C81"/>
    <w:rsid w:val="00DD14C4"/>
    <w:rsid w:val="00DD1805"/>
    <w:rsid w:val="00DD194C"/>
    <w:rsid w:val="00DD1956"/>
    <w:rsid w:val="00DD21A7"/>
    <w:rsid w:val="00DD2463"/>
    <w:rsid w:val="00DD299B"/>
    <w:rsid w:val="00DD2CD8"/>
    <w:rsid w:val="00DD30AF"/>
    <w:rsid w:val="00DD32BD"/>
    <w:rsid w:val="00DD3A31"/>
    <w:rsid w:val="00DD3E33"/>
    <w:rsid w:val="00DD470D"/>
    <w:rsid w:val="00DD4AC5"/>
    <w:rsid w:val="00DD5055"/>
    <w:rsid w:val="00DD5087"/>
    <w:rsid w:val="00DD5088"/>
    <w:rsid w:val="00DD50D9"/>
    <w:rsid w:val="00DD6363"/>
    <w:rsid w:val="00DD6391"/>
    <w:rsid w:val="00DD6674"/>
    <w:rsid w:val="00DD6BC6"/>
    <w:rsid w:val="00DD6BEF"/>
    <w:rsid w:val="00DD6E9A"/>
    <w:rsid w:val="00DD7103"/>
    <w:rsid w:val="00DD7235"/>
    <w:rsid w:val="00DD7873"/>
    <w:rsid w:val="00DD7CEA"/>
    <w:rsid w:val="00DD7FAD"/>
    <w:rsid w:val="00DE00A7"/>
    <w:rsid w:val="00DE0D42"/>
    <w:rsid w:val="00DE0DC5"/>
    <w:rsid w:val="00DE0FF2"/>
    <w:rsid w:val="00DE105E"/>
    <w:rsid w:val="00DE1418"/>
    <w:rsid w:val="00DE15FD"/>
    <w:rsid w:val="00DE1671"/>
    <w:rsid w:val="00DE1901"/>
    <w:rsid w:val="00DE2181"/>
    <w:rsid w:val="00DE2788"/>
    <w:rsid w:val="00DE2870"/>
    <w:rsid w:val="00DE2B67"/>
    <w:rsid w:val="00DE2E39"/>
    <w:rsid w:val="00DE2E80"/>
    <w:rsid w:val="00DE30C5"/>
    <w:rsid w:val="00DE311E"/>
    <w:rsid w:val="00DE3CC0"/>
    <w:rsid w:val="00DE3EE9"/>
    <w:rsid w:val="00DE435C"/>
    <w:rsid w:val="00DE49C2"/>
    <w:rsid w:val="00DE4C4F"/>
    <w:rsid w:val="00DE4EC5"/>
    <w:rsid w:val="00DE50B9"/>
    <w:rsid w:val="00DE555C"/>
    <w:rsid w:val="00DE5C60"/>
    <w:rsid w:val="00DE616B"/>
    <w:rsid w:val="00DE64E8"/>
    <w:rsid w:val="00DE7B56"/>
    <w:rsid w:val="00DE7C94"/>
    <w:rsid w:val="00DE7CA5"/>
    <w:rsid w:val="00DF0723"/>
    <w:rsid w:val="00DF0F79"/>
    <w:rsid w:val="00DF1086"/>
    <w:rsid w:val="00DF1890"/>
    <w:rsid w:val="00DF189C"/>
    <w:rsid w:val="00DF1C1D"/>
    <w:rsid w:val="00DF1E85"/>
    <w:rsid w:val="00DF2226"/>
    <w:rsid w:val="00DF2284"/>
    <w:rsid w:val="00DF263A"/>
    <w:rsid w:val="00DF2872"/>
    <w:rsid w:val="00DF2A0C"/>
    <w:rsid w:val="00DF2BCC"/>
    <w:rsid w:val="00DF2E84"/>
    <w:rsid w:val="00DF31AA"/>
    <w:rsid w:val="00DF329B"/>
    <w:rsid w:val="00DF34B3"/>
    <w:rsid w:val="00DF3748"/>
    <w:rsid w:val="00DF378E"/>
    <w:rsid w:val="00DF3D6A"/>
    <w:rsid w:val="00DF4BED"/>
    <w:rsid w:val="00DF50F8"/>
    <w:rsid w:val="00DF5137"/>
    <w:rsid w:val="00DF569F"/>
    <w:rsid w:val="00DF66E6"/>
    <w:rsid w:val="00DF6774"/>
    <w:rsid w:val="00DF679D"/>
    <w:rsid w:val="00DF6A6E"/>
    <w:rsid w:val="00DF6F66"/>
    <w:rsid w:val="00DF7044"/>
    <w:rsid w:val="00DF719A"/>
    <w:rsid w:val="00DF7286"/>
    <w:rsid w:val="00DF76A9"/>
    <w:rsid w:val="00DF7940"/>
    <w:rsid w:val="00DF7AF9"/>
    <w:rsid w:val="00E00673"/>
    <w:rsid w:val="00E00931"/>
    <w:rsid w:val="00E00A27"/>
    <w:rsid w:val="00E01140"/>
    <w:rsid w:val="00E0133E"/>
    <w:rsid w:val="00E0155D"/>
    <w:rsid w:val="00E019CF"/>
    <w:rsid w:val="00E01E41"/>
    <w:rsid w:val="00E022A7"/>
    <w:rsid w:val="00E022BC"/>
    <w:rsid w:val="00E0244E"/>
    <w:rsid w:val="00E02564"/>
    <w:rsid w:val="00E02902"/>
    <w:rsid w:val="00E02C45"/>
    <w:rsid w:val="00E02F9A"/>
    <w:rsid w:val="00E03304"/>
    <w:rsid w:val="00E03563"/>
    <w:rsid w:val="00E03613"/>
    <w:rsid w:val="00E0368A"/>
    <w:rsid w:val="00E03695"/>
    <w:rsid w:val="00E036F7"/>
    <w:rsid w:val="00E03A8A"/>
    <w:rsid w:val="00E03EFB"/>
    <w:rsid w:val="00E04452"/>
    <w:rsid w:val="00E04FE4"/>
    <w:rsid w:val="00E05BD3"/>
    <w:rsid w:val="00E05F51"/>
    <w:rsid w:val="00E05F84"/>
    <w:rsid w:val="00E061EE"/>
    <w:rsid w:val="00E06276"/>
    <w:rsid w:val="00E063E2"/>
    <w:rsid w:val="00E06435"/>
    <w:rsid w:val="00E06CA6"/>
    <w:rsid w:val="00E071B7"/>
    <w:rsid w:val="00E074FF"/>
    <w:rsid w:val="00E0779B"/>
    <w:rsid w:val="00E079EC"/>
    <w:rsid w:val="00E07A1D"/>
    <w:rsid w:val="00E07A39"/>
    <w:rsid w:val="00E07F0C"/>
    <w:rsid w:val="00E110E2"/>
    <w:rsid w:val="00E1144B"/>
    <w:rsid w:val="00E1159F"/>
    <w:rsid w:val="00E117AE"/>
    <w:rsid w:val="00E11859"/>
    <w:rsid w:val="00E118EB"/>
    <w:rsid w:val="00E11927"/>
    <w:rsid w:val="00E11E30"/>
    <w:rsid w:val="00E11F83"/>
    <w:rsid w:val="00E1207C"/>
    <w:rsid w:val="00E1248D"/>
    <w:rsid w:val="00E12EB2"/>
    <w:rsid w:val="00E12FF2"/>
    <w:rsid w:val="00E130E3"/>
    <w:rsid w:val="00E13509"/>
    <w:rsid w:val="00E13A49"/>
    <w:rsid w:val="00E13DBF"/>
    <w:rsid w:val="00E13DC3"/>
    <w:rsid w:val="00E13F49"/>
    <w:rsid w:val="00E14417"/>
    <w:rsid w:val="00E14526"/>
    <w:rsid w:val="00E1471E"/>
    <w:rsid w:val="00E14899"/>
    <w:rsid w:val="00E14DCA"/>
    <w:rsid w:val="00E14DE0"/>
    <w:rsid w:val="00E14F9E"/>
    <w:rsid w:val="00E153B4"/>
    <w:rsid w:val="00E1597C"/>
    <w:rsid w:val="00E15A0E"/>
    <w:rsid w:val="00E15A73"/>
    <w:rsid w:val="00E15B4E"/>
    <w:rsid w:val="00E15BBA"/>
    <w:rsid w:val="00E15C93"/>
    <w:rsid w:val="00E15D34"/>
    <w:rsid w:val="00E15EA3"/>
    <w:rsid w:val="00E15F6A"/>
    <w:rsid w:val="00E161F3"/>
    <w:rsid w:val="00E16364"/>
    <w:rsid w:val="00E1657A"/>
    <w:rsid w:val="00E1675E"/>
    <w:rsid w:val="00E16847"/>
    <w:rsid w:val="00E16913"/>
    <w:rsid w:val="00E16A2E"/>
    <w:rsid w:val="00E16B68"/>
    <w:rsid w:val="00E1713B"/>
    <w:rsid w:val="00E1719E"/>
    <w:rsid w:val="00E17608"/>
    <w:rsid w:val="00E1790E"/>
    <w:rsid w:val="00E20024"/>
    <w:rsid w:val="00E20046"/>
    <w:rsid w:val="00E203D7"/>
    <w:rsid w:val="00E2049C"/>
    <w:rsid w:val="00E20AFC"/>
    <w:rsid w:val="00E20DE7"/>
    <w:rsid w:val="00E211B2"/>
    <w:rsid w:val="00E21698"/>
    <w:rsid w:val="00E219EF"/>
    <w:rsid w:val="00E21E6B"/>
    <w:rsid w:val="00E21F26"/>
    <w:rsid w:val="00E22502"/>
    <w:rsid w:val="00E2261D"/>
    <w:rsid w:val="00E22D04"/>
    <w:rsid w:val="00E22EB8"/>
    <w:rsid w:val="00E230BB"/>
    <w:rsid w:val="00E23657"/>
    <w:rsid w:val="00E23666"/>
    <w:rsid w:val="00E23A3A"/>
    <w:rsid w:val="00E23B1B"/>
    <w:rsid w:val="00E2425D"/>
    <w:rsid w:val="00E24444"/>
    <w:rsid w:val="00E24D5A"/>
    <w:rsid w:val="00E24D64"/>
    <w:rsid w:val="00E250F1"/>
    <w:rsid w:val="00E2552C"/>
    <w:rsid w:val="00E2553E"/>
    <w:rsid w:val="00E259D8"/>
    <w:rsid w:val="00E26257"/>
    <w:rsid w:val="00E26289"/>
    <w:rsid w:val="00E2632B"/>
    <w:rsid w:val="00E26389"/>
    <w:rsid w:val="00E2651E"/>
    <w:rsid w:val="00E2667D"/>
    <w:rsid w:val="00E26799"/>
    <w:rsid w:val="00E267A0"/>
    <w:rsid w:val="00E2730D"/>
    <w:rsid w:val="00E27354"/>
    <w:rsid w:val="00E27623"/>
    <w:rsid w:val="00E27855"/>
    <w:rsid w:val="00E279C5"/>
    <w:rsid w:val="00E27D87"/>
    <w:rsid w:val="00E30311"/>
    <w:rsid w:val="00E305E4"/>
    <w:rsid w:val="00E30A00"/>
    <w:rsid w:val="00E312C8"/>
    <w:rsid w:val="00E31A1D"/>
    <w:rsid w:val="00E31A81"/>
    <w:rsid w:val="00E31B75"/>
    <w:rsid w:val="00E32219"/>
    <w:rsid w:val="00E324A4"/>
    <w:rsid w:val="00E324B4"/>
    <w:rsid w:val="00E3253A"/>
    <w:rsid w:val="00E3253E"/>
    <w:rsid w:val="00E326DB"/>
    <w:rsid w:val="00E32D23"/>
    <w:rsid w:val="00E32DAF"/>
    <w:rsid w:val="00E32FC9"/>
    <w:rsid w:val="00E332DD"/>
    <w:rsid w:val="00E3354D"/>
    <w:rsid w:val="00E3356E"/>
    <w:rsid w:val="00E33570"/>
    <w:rsid w:val="00E33A43"/>
    <w:rsid w:val="00E33B76"/>
    <w:rsid w:val="00E33D25"/>
    <w:rsid w:val="00E34121"/>
    <w:rsid w:val="00E34737"/>
    <w:rsid w:val="00E347FF"/>
    <w:rsid w:val="00E3491E"/>
    <w:rsid w:val="00E349D5"/>
    <w:rsid w:val="00E34D87"/>
    <w:rsid w:val="00E34F0D"/>
    <w:rsid w:val="00E34F3A"/>
    <w:rsid w:val="00E350BE"/>
    <w:rsid w:val="00E35332"/>
    <w:rsid w:val="00E35B39"/>
    <w:rsid w:val="00E35CCB"/>
    <w:rsid w:val="00E35CCE"/>
    <w:rsid w:val="00E362F3"/>
    <w:rsid w:val="00E36A24"/>
    <w:rsid w:val="00E36C4C"/>
    <w:rsid w:val="00E36EB4"/>
    <w:rsid w:val="00E371FF"/>
    <w:rsid w:val="00E37398"/>
    <w:rsid w:val="00E37492"/>
    <w:rsid w:val="00E374C8"/>
    <w:rsid w:val="00E37902"/>
    <w:rsid w:val="00E37F31"/>
    <w:rsid w:val="00E40423"/>
    <w:rsid w:val="00E40A9F"/>
    <w:rsid w:val="00E40B29"/>
    <w:rsid w:val="00E40BFF"/>
    <w:rsid w:val="00E41376"/>
    <w:rsid w:val="00E414B0"/>
    <w:rsid w:val="00E41AD4"/>
    <w:rsid w:val="00E41C6F"/>
    <w:rsid w:val="00E41C78"/>
    <w:rsid w:val="00E41DCD"/>
    <w:rsid w:val="00E42083"/>
    <w:rsid w:val="00E420AF"/>
    <w:rsid w:val="00E421E5"/>
    <w:rsid w:val="00E4258F"/>
    <w:rsid w:val="00E4264B"/>
    <w:rsid w:val="00E4266C"/>
    <w:rsid w:val="00E428F2"/>
    <w:rsid w:val="00E432E0"/>
    <w:rsid w:val="00E435E3"/>
    <w:rsid w:val="00E43F50"/>
    <w:rsid w:val="00E442BA"/>
    <w:rsid w:val="00E4495C"/>
    <w:rsid w:val="00E449AF"/>
    <w:rsid w:val="00E44AB9"/>
    <w:rsid w:val="00E44BEE"/>
    <w:rsid w:val="00E44D29"/>
    <w:rsid w:val="00E454DE"/>
    <w:rsid w:val="00E45688"/>
    <w:rsid w:val="00E4576D"/>
    <w:rsid w:val="00E45A86"/>
    <w:rsid w:val="00E45E0A"/>
    <w:rsid w:val="00E45FA7"/>
    <w:rsid w:val="00E46D00"/>
    <w:rsid w:val="00E4717C"/>
    <w:rsid w:val="00E47375"/>
    <w:rsid w:val="00E474AA"/>
    <w:rsid w:val="00E47999"/>
    <w:rsid w:val="00E47DCC"/>
    <w:rsid w:val="00E500A0"/>
    <w:rsid w:val="00E50269"/>
    <w:rsid w:val="00E509F8"/>
    <w:rsid w:val="00E50C64"/>
    <w:rsid w:val="00E50F71"/>
    <w:rsid w:val="00E5112C"/>
    <w:rsid w:val="00E511F0"/>
    <w:rsid w:val="00E518B9"/>
    <w:rsid w:val="00E51A5D"/>
    <w:rsid w:val="00E52286"/>
    <w:rsid w:val="00E52B0D"/>
    <w:rsid w:val="00E52CAA"/>
    <w:rsid w:val="00E53502"/>
    <w:rsid w:val="00E536E0"/>
    <w:rsid w:val="00E53759"/>
    <w:rsid w:val="00E53C8F"/>
    <w:rsid w:val="00E546CB"/>
    <w:rsid w:val="00E54C2D"/>
    <w:rsid w:val="00E5526B"/>
    <w:rsid w:val="00E552BA"/>
    <w:rsid w:val="00E554ED"/>
    <w:rsid w:val="00E555FA"/>
    <w:rsid w:val="00E5562A"/>
    <w:rsid w:val="00E558B5"/>
    <w:rsid w:val="00E55A2B"/>
    <w:rsid w:val="00E55BC8"/>
    <w:rsid w:val="00E56216"/>
    <w:rsid w:val="00E56294"/>
    <w:rsid w:val="00E5659A"/>
    <w:rsid w:val="00E5669E"/>
    <w:rsid w:val="00E56836"/>
    <w:rsid w:val="00E5684F"/>
    <w:rsid w:val="00E568FB"/>
    <w:rsid w:val="00E56CF5"/>
    <w:rsid w:val="00E56F94"/>
    <w:rsid w:val="00E570FC"/>
    <w:rsid w:val="00E57247"/>
    <w:rsid w:val="00E57277"/>
    <w:rsid w:val="00E575DF"/>
    <w:rsid w:val="00E5791E"/>
    <w:rsid w:val="00E57953"/>
    <w:rsid w:val="00E57A26"/>
    <w:rsid w:val="00E600ED"/>
    <w:rsid w:val="00E60233"/>
    <w:rsid w:val="00E6029C"/>
    <w:rsid w:val="00E611A2"/>
    <w:rsid w:val="00E61448"/>
    <w:rsid w:val="00E6157D"/>
    <w:rsid w:val="00E6203F"/>
    <w:rsid w:val="00E620C4"/>
    <w:rsid w:val="00E62249"/>
    <w:rsid w:val="00E62298"/>
    <w:rsid w:val="00E624F1"/>
    <w:rsid w:val="00E62795"/>
    <w:rsid w:val="00E628AB"/>
    <w:rsid w:val="00E62CAE"/>
    <w:rsid w:val="00E62D6D"/>
    <w:rsid w:val="00E62FDB"/>
    <w:rsid w:val="00E6313A"/>
    <w:rsid w:val="00E63475"/>
    <w:rsid w:val="00E6363A"/>
    <w:rsid w:val="00E6381D"/>
    <w:rsid w:val="00E63CAA"/>
    <w:rsid w:val="00E640BB"/>
    <w:rsid w:val="00E64209"/>
    <w:rsid w:val="00E64A18"/>
    <w:rsid w:val="00E64CE4"/>
    <w:rsid w:val="00E6537E"/>
    <w:rsid w:val="00E663D2"/>
    <w:rsid w:val="00E66542"/>
    <w:rsid w:val="00E66684"/>
    <w:rsid w:val="00E66688"/>
    <w:rsid w:val="00E66952"/>
    <w:rsid w:val="00E66A7B"/>
    <w:rsid w:val="00E66C33"/>
    <w:rsid w:val="00E66D34"/>
    <w:rsid w:val="00E66E7E"/>
    <w:rsid w:val="00E67494"/>
    <w:rsid w:val="00E67EF0"/>
    <w:rsid w:val="00E70562"/>
    <w:rsid w:val="00E70BA9"/>
    <w:rsid w:val="00E70BD2"/>
    <w:rsid w:val="00E70D5B"/>
    <w:rsid w:val="00E70E67"/>
    <w:rsid w:val="00E71603"/>
    <w:rsid w:val="00E716DA"/>
    <w:rsid w:val="00E71B70"/>
    <w:rsid w:val="00E71D54"/>
    <w:rsid w:val="00E71EF9"/>
    <w:rsid w:val="00E720EE"/>
    <w:rsid w:val="00E7231C"/>
    <w:rsid w:val="00E72AFD"/>
    <w:rsid w:val="00E732C1"/>
    <w:rsid w:val="00E73354"/>
    <w:rsid w:val="00E7375A"/>
    <w:rsid w:val="00E7381D"/>
    <w:rsid w:val="00E738D9"/>
    <w:rsid w:val="00E73AC5"/>
    <w:rsid w:val="00E73B02"/>
    <w:rsid w:val="00E73B09"/>
    <w:rsid w:val="00E73B59"/>
    <w:rsid w:val="00E73C73"/>
    <w:rsid w:val="00E73E3B"/>
    <w:rsid w:val="00E743F9"/>
    <w:rsid w:val="00E745B2"/>
    <w:rsid w:val="00E74794"/>
    <w:rsid w:val="00E747E2"/>
    <w:rsid w:val="00E75277"/>
    <w:rsid w:val="00E75B01"/>
    <w:rsid w:val="00E7648F"/>
    <w:rsid w:val="00E76A21"/>
    <w:rsid w:val="00E76A4F"/>
    <w:rsid w:val="00E76BC9"/>
    <w:rsid w:val="00E76BCC"/>
    <w:rsid w:val="00E76D6E"/>
    <w:rsid w:val="00E76EBD"/>
    <w:rsid w:val="00E77062"/>
    <w:rsid w:val="00E771C4"/>
    <w:rsid w:val="00E771E6"/>
    <w:rsid w:val="00E77252"/>
    <w:rsid w:val="00E77B80"/>
    <w:rsid w:val="00E77C11"/>
    <w:rsid w:val="00E77C15"/>
    <w:rsid w:val="00E77FC1"/>
    <w:rsid w:val="00E801A4"/>
    <w:rsid w:val="00E80375"/>
    <w:rsid w:val="00E8045E"/>
    <w:rsid w:val="00E80505"/>
    <w:rsid w:val="00E80E8F"/>
    <w:rsid w:val="00E81143"/>
    <w:rsid w:val="00E8160E"/>
    <w:rsid w:val="00E81948"/>
    <w:rsid w:val="00E81CA6"/>
    <w:rsid w:val="00E81D81"/>
    <w:rsid w:val="00E81EBD"/>
    <w:rsid w:val="00E81FD6"/>
    <w:rsid w:val="00E82C2F"/>
    <w:rsid w:val="00E82F42"/>
    <w:rsid w:val="00E833C3"/>
    <w:rsid w:val="00E83730"/>
    <w:rsid w:val="00E8422C"/>
    <w:rsid w:val="00E84307"/>
    <w:rsid w:val="00E84C0A"/>
    <w:rsid w:val="00E84E7F"/>
    <w:rsid w:val="00E8526E"/>
    <w:rsid w:val="00E85657"/>
    <w:rsid w:val="00E8594E"/>
    <w:rsid w:val="00E86002"/>
    <w:rsid w:val="00E8687C"/>
    <w:rsid w:val="00E86A44"/>
    <w:rsid w:val="00E86A84"/>
    <w:rsid w:val="00E86B5E"/>
    <w:rsid w:val="00E86BA6"/>
    <w:rsid w:val="00E86C6C"/>
    <w:rsid w:val="00E86CE8"/>
    <w:rsid w:val="00E86F14"/>
    <w:rsid w:val="00E8756C"/>
    <w:rsid w:val="00E878BD"/>
    <w:rsid w:val="00E87B86"/>
    <w:rsid w:val="00E87BF8"/>
    <w:rsid w:val="00E9010B"/>
    <w:rsid w:val="00E90454"/>
    <w:rsid w:val="00E90561"/>
    <w:rsid w:val="00E905D8"/>
    <w:rsid w:val="00E90631"/>
    <w:rsid w:val="00E909E3"/>
    <w:rsid w:val="00E911F5"/>
    <w:rsid w:val="00E915FD"/>
    <w:rsid w:val="00E9179C"/>
    <w:rsid w:val="00E91802"/>
    <w:rsid w:val="00E921D3"/>
    <w:rsid w:val="00E921EF"/>
    <w:rsid w:val="00E925EA"/>
    <w:rsid w:val="00E925F2"/>
    <w:rsid w:val="00E92A12"/>
    <w:rsid w:val="00E92E5F"/>
    <w:rsid w:val="00E935E1"/>
    <w:rsid w:val="00E93C41"/>
    <w:rsid w:val="00E93E42"/>
    <w:rsid w:val="00E93F98"/>
    <w:rsid w:val="00E940C7"/>
    <w:rsid w:val="00E94291"/>
    <w:rsid w:val="00E943C8"/>
    <w:rsid w:val="00E9452C"/>
    <w:rsid w:val="00E94A53"/>
    <w:rsid w:val="00E94CA4"/>
    <w:rsid w:val="00E94CB1"/>
    <w:rsid w:val="00E95105"/>
    <w:rsid w:val="00E958AA"/>
    <w:rsid w:val="00E95A40"/>
    <w:rsid w:val="00E95B6B"/>
    <w:rsid w:val="00E95BF8"/>
    <w:rsid w:val="00E96238"/>
    <w:rsid w:val="00E96360"/>
    <w:rsid w:val="00E9658F"/>
    <w:rsid w:val="00E9687F"/>
    <w:rsid w:val="00E96A54"/>
    <w:rsid w:val="00E96C04"/>
    <w:rsid w:val="00E96D42"/>
    <w:rsid w:val="00E96DC9"/>
    <w:rsid w:val="00E973A6"/>
    <w:rsid w:val="00E975BA"/>
    <w:rsid w:val="00E975E8"/>
    <w:rsid w:val="00E97C38"/>
    <w:rsid w:val="00E97DE8"/>
    <w:rsid w:val="00EA0494"/>
    <w:rsid w:val="00EA05E2"/>
    <w:rsid w:val="00EA0829"/>
    <w:rsid w:val="00EA127C"/>
    <w:rsid w:val="00EA14B4"/>
    <w:rsid w:val="00EA1B7E"/>
    <w:rsid w:val="00EA1E94"/>
    <w:rsid w:val="00EA2279"/>
    <w:rsid w:val="00EA2886"/>
    <w:rsid w:val="00EA2977"/>
    <w:rsid w:val="00EA29E2"/>
    <w:rsid w:val="00EA2C10"/>
    <w:rsid w:val="00EA2C59"/>
    <w:rsid w:val="00EA2D99"/>
    <w:rsid w:val="00EA2ED0"/>
    <w:rsid w:val="00EA2F34"/>
    <w:rsid w:val="00EA2F91"/>
    <w:rsid w:val="00EA35C6"/>
    <w:rsid w:val="00EA3895"/>
    <w:rsid w:val="00EA3D31"/>
    <w:rsid w:val="00EA4413"/>
    <w:rsid w:val="00EA4828"/>
    <w:rsid w:val="00EA4B64"/>
    <w:rsid w:val="00EA4B97"/>
    <w:rsid w:val="00EA51A4"/>
    <w:rsid w:val="00EA5213"/>
    <w:rsid w:val="00EA5873"/>
    <w:rsid w:val="00EA5FA4"/>
    <w:rsid w:val="00EA603B"/>
    <w:rsid w:val="00EA643E"/>
    <w:rsid w:val="00EA6525"/>
    <w:rsid w:val="00EA716F"/>
    <w:rsid w:val="00EA73A1"/>
    <w:rsid w:val="00EA7B78"/>
    <w:rsid w:val="00EA7DBE"/>
    <w:rsid w:val="00EB043D"/>
    <w:rsid w:val="00EB1B85"/>
    <w:rsid w:val="00EB21D7"/>
    <w:rsid w:val="00EB22ED"/>
    <w:rsid w:val="00EB23D9"/>
    <w:rsid w:val="00EB28A1"/>
    <w:rsid w:val="00EB2B1A"/>
    <w:rsid w:val="00EB2CA8"/>
    <w:rsid w:val="00EB31A4"/>
    <w:rsid w:val="00EB3848"/>
    <w:rsid w:val="00EB3C54"/>
    <w:rsid w:val="00EB3E95"/>
    <w:rsid w:val="00EB42F2"/>
    <w:rsid w:val="00EB4B4E"/>
    <w:rsid w:val="00EB4B52"/>
    <w:rsid w:val="00EB4D14"/>
    <w:rsid w:val="00EB4E22"/>
    <w:rsid w:val="00EB4E35"/>
    <w:rsid w:val="00EB50FD"/>
    <w:rsid w:val="00EB51D1"/>
    <w:rsid w:val="00EB5230"/>
    <w:rsid w:val="00EB54B2"/>
    <w:rsid w:val="00EB55BD"/>
    <w:rsid w:val="00EB5B0C"/>
    <w:rsid w:val="00EB5C8A"/>
    <w:rsid w:val="00EB5CD9"/>
    <w:rsid w:val="00EB5D35"/>
    <w:rsid w:val="00EB5EE3"/>
    <w:rsid w:val="00EB629C"/>
    <w:rsid w:val="00EB6772"/>
    <w:rsid w:val="00EB6CBB"/>
    <w:rsid w:val="00EB6E04"/>
    <w:rsid w:val="00EB6E1F"/>
    <w:rsid w:val="00EB7579"/>
    <w:rsid w:val="00EB77F3"/>
    <w:rsid w:val="00EB7AD7"/>
    <w:rsid w:val="00EB7DDB"/>
    <w:rsid w:val="00EB7E70"/>
    <w:rsid w:val="00EC000A"/>
    <w:rsid w:val="00EC0573"/>
    <w:rsid w:val="00EC0B54"/>
    <w:rsid w:val="00EC0C9E"/>
    <w:rsid w:val="00EC1446"/>
    <w:rsid w:val="00EC15B2"/>
    <w:rsid w:val="00EC184C"/>
    <w:rsid w:val="00EC1F31"/>
    <w:rsid w:val="00EC2058"/>
    <w:rsid w:val="00EC3136"/>
    <w:rsid w:val="00EC347F"/>
    <w:rsid w:val="00EC3CE6"/>
    <w:rsid w:val="00EC42B5"/>
    <w:rsid w:val="00EC45F8"/>
    <w:rsid w:val="00EC4849"/>
    <w:rsid w:val="00EC48B1"/>
    <w:rsid w:val="00EC4A0F"/>
    <w:rsid w:val="00EC4D9C"/>
    <w:rsid w:val="00EC4F36"/>
    <w:rsid w:val="00EC582E"/>
    <w:rsid w:val="00EC5838"/>
    <w:rsid w:val="00EC6519"/>
    <w:rsid w:val="00EC6527"/>
    <w:rsid w:val="00EC65B9"/>
    <w:rsid w:val="00EC66D8"/>
    <w:rsid w:val="00EC7006"/>
    <w:rsid w:val="00EC75E3"/>
    <w:rsid w:val="00EC777C"/>
    <w:rsid w:val="00EC7897"/>
    <w:rsid w:val="00EC7D0C"/>
    <w:rsid w:val="00EC7FFB"/>
    <w:rsid w:val="00ED0032"/>
    <w:rsid w:val="00ED01F7"/>
    <w:rsid w:val="00ED02A7"/>
    <w:rsid w:val="00ED03AF"/>
    <w:rsid w:val="00ED065D"/>
    <w:rsid w:val="00ED076C"/>
    <w:rsid w:val="00ED076E"/>
    <w:rsid w:val="00ED0D8B"/>
    <w:rsid w:val="00ED0E67"/>
    <w:rsid w:val="00ED0F19"/>
    <w:rsid w:val="00ED0F8F"/>
    <w:rsid w:val="00ED107A"/>
    <w:rsid w:val="00ED10F4"/>
    <w:rsid w:val="00ED1449"/>
    <w:rsid w:val="00ED1574"/>
    <w:rsid w:val="00ED16AD"/>
    <w:rsid w:val="00ED1754"/>
    <w:rsid w:val="00ED1775"/>
    <w:rsid w:val="00ED1B71"/>
    <w:rsid w:val="00ED1DD3"/>
    <w:rsid w:val="00ED238B"/>
    <w:rsid w:val="00ED2441"/>
    <w:rsid w:val="00ED2525"/>
    <w:rsid w:val="00ED26EC"/>
    <w:rsid w:val="00ED2707"/>
    <w:rsid w:val="00ED298F"/>
    <w:rsid w:val="00ED2A06"/>
    <w:rsid w:val="00ED2BBA"/>
    <w:rsid w:val="00ED3184"/>
    <w:rsid w:val="00ED3C6B"/>
    <w:rsid w:val="00ED3EDB"/>
    <w:rsid w:val="00ED3EF6"/>
    <w:rsid w:val="00ED4871"/>
    <w:rsid w:val="00ED4C15"/>
    <w:rsid w:val="00ED50B8"/>
    <w:rsid w:val="00ED50E2"/>
    <w:rsid w:val="00ED537E"/>
    <w:rsid w:val="00ED549B"/>
    <w:rsid w:val="00ED55DD"/>
    <w:rsid w:val="00ED57DC"/>
    <w:rsid w:val="00ED581D"/>
    <w:rsid w:val="00ED596A"/>
    <w:rsid w:val="00ED59BF"/>
    <w:rsid w:val="00ED5FA5"/>
    <w:rsid w:val="00ED60CE"/>
    <w:rsid w:val="00ED6193"/>
    <w:rsid w:val="00ED6255"/>
    <w:rsid w:val="00ED6447"/>
    <w:rsid w:val="00ED6840"/>
    <w:rsid w:val="00ED6FD2"/>
    <w:rsid w:val="00ED7736"/>
    <w:rsid w:val="00ED779E"/>
    <w:rsid w:val="00ED7A6D"/>
    <w:rsid w:val="00EE09A3"/>
    <w:rsid w:val="00EE12C2"/>
    <w:rsid w:val="00EE193D"/>
    <w:rsid w:val="00EE1A8B"/>
    <w:rsid w:val="00EE1F5B"/>
    <w:rsid w:val="00EE220E"/>
    <w:rsid w:val="00EE22E0"/>
    <w:rsid w:val="00EE25DE"/>
    <w:rsid w:val="00EE29B5"/>
    <w:rsid w:val="00EE2A55"/>
    <w:rsid w:val="00EE2B3B"/>
    <w:rsid w:val="00EE2DF1"/>
    <w:rsid w:val="00EE2DFD"/>
    <w:rsid w:val="00EE2F1E"/>
    <w:rsid w:val="00EE2FB3"/>
    <w:rsid w:val="00EE3115"/>
    <w:rsid w:val="00EE3468"/>
    <w:rsid w:val="00EE34FA"/>
    <w:rsid w:val="00EE37A8"/>
    <w:rsid w:val="00EE3D26"/>
    <w:rsid w:val="00EE43CD"/>
    <w:rsid w:val="00EE4699"/>
    <w:rsid w:val="00EE4D6B"/>
    <w:rsid w:val="00EE4F0C"/>
    <w:rsid w:val="00EE5211"/>
    <w:rsid w:val="00EE56BA"/>
    <w:rsid w:val="00EE5805"/>
    <w:rsid w:val="00EE5892"/>
    <w:rsid w:val="00EE5B52"/>
    <w:rsid w:val="00EE5B9D"/>
    <w:rsid w:val="00EE60E8"/>
    <w:rsid w:val="00EE64D0"/>
    <w:rsid w:val="00EE65E9"/>
    <w:rsid w:val="00EE6AAF"/>
    <w:rsid w:val="00EE74AE"/>
    <w:rsid w:val="00EE78C4"/>
    <w:rsid w:val="00EE7CCB"/>
    <w:rsid w:val="00EE7DF8"/>
    <w:rsid w:val="00EF01AD"/>
    <w:rsid w:val="00EF060E"/>
    <w:rsid w:val="00EF07F9"/>
    <w:rsid w:val="00EF0C74"/>
    <w:rsid w:val="00EF0E16"/>
    <w:rsid w:val="00EF108E"/>
    <w:rsid w:val="00EF128D"/>
    <w:rsid w:val="00EF14C6"/>
    <w:rsid w:val="00EF1A65"/>
    <w:rsid w:val="00EF218E"/>
    <w:rsid w:val="00EF2541"/>
    <w:rsid w:val="00EF2760"/>
    <w:rsid w:val="00EF2CD9"/>
    <w:rsid w:val="00EF2F04"/>
    <w:rsid w:val="00EF315F"/>
    <w:rsid w:val="00EF38F5"/>
    <w:rsid w:val="00EF39B7"/>
    <w:rsid w:val="00EF3B0E"/>
    <w:rsid w:val="00EF3B11"/>
    <w:rsid w:val="00EF3CA6"/>
    <w:rsid w:val="00EF41CA"/>
    <w:rsid w:val="00EF4296"/>
    <w:rsid w:val="00EF45F4"/>
    <w:rsid w:val="00EF48E2"/>
    <w:rsid w:val="00EF4CBE"/>
    <w:rsid w:val="00EF5023"/>
    <w:rsid w:val="00EF516F"/>
    <w:rsid w:val="00EF51B9"/>
    <w:rsid w:val="00EF5509"/>
    <w:rsid w:val="00EF555E"/>
    <w:rsid w:val="00EF57CA"/>
    <w:rsid w:val="00EF58FB"/>
    <w:rsid w:val="00EF5B41"/>
    <w:rsid w:val="00EF5F56"/>
    <w:rsid w:val="00EF6190"/>
    <w:rsid w:val="00EF62F9"/>
    <w:rsid w:val="00EF64EC"/>
    <w:rsid w:val="00EF6C40"/>
    <w:rsid w:val="00EF6E0C"/>
    <w:rsid w:val="00EF6EBA"/>
    <w:rsid w:val="00EF705F"/>
    <w:rsid w:val="00EF72C2"/>
    <w:rsid w:val="00EF73B2"/>
    <w:rsid w:val="00EF73CC"/>
    <w:rsid w:val="00EF774F"/>
    <w:rsid w:val="00EF7877"/>
    <w:rsid w:val="00EF7BCB"/>
    <w:rsid w:val="00EF7C3C"/>
    <w:rsid w:val="00EF7F87"/>
    <w:rsid w:val="00F0000E"/>
    <w:rsid w:val="00F001AB"/>
    <w:rsid w:val="00F006AE"/>
    <w:rsid w:val="00F01622"/>
    <w:rsid w:val="00F01DAA"/>
    <w:rsid w:val="00F02545"/>
    <w:rsid w:val="00F02E4C"/>
    <w:rsid w:val="00F03146"/>
    <w:rsid w:val="00F0343D"/>
    <w:rsid w:val="00F03553"/>
    <w:rsid w:val="00F036DD"/>
    <w:rsid w:val="00F0395A"/>
    <w:rsid w:val="00F03982"/>
    <w:rsid w:val="00F039DD"/>
    <w:rsid w:val="00F04153"/>
    <w:rsid w:val="00F04597"/>
    <w:rsid w:val="00F0491B"/>
    <w:rsid w:val="00F04A20"/>
    <w:rsid w:val="00F04B1B"/>
    <w:rsid w:val="00F04F49"/>
    <w:rsid w:val="00F05029"/>
    <w:rsid w:val="00F050D4"/>
    <w:rsid w:val="00F05499"/>
    <w:rsid w:val="00F054BB"/>
    <w:rsid w:val="00F05C82"/>
    <w:rsid w:val="00F05D24"/>
    <w:rsid w:val="00F06029"/>
    <w:rsid w:val="00F06104"/>
    <w:rsid w:val="00F06170"/>
    <w:rsid w:val="00F0629F"/>
    <w:rsid w:val="00F0664A"/>
    <w:rsid w:val="00F067D4"/>
    <w:rsid w:val="00F06BF4"/>
    <w:rsid w:val="00F0702A"/>
    <w:rsid w:val="00F070D2"/>
    <w:rsid w:val="00F073B8"/>
    <w:rsid w:val="00F077B0"/>
    <w:rsid w:val="00F07B37"/>
    <w:rsid w:val="00F07C3F"/>
    <w:rsid w:val="00F102B6"/>
    <w:rsid w:val="00F102F6"/>
    <w:rsid w:val="00F10325"/>
    <w:rsid w:val="00F10CEE"/>
    <w:rsid w:val="00F10DFD"/>
    <w:rsid w:val="00F1142E"/>
    <w:rsid w:val="00F115AC"/>
    <w:rsid w:val="00F1161A"/>
    <w:rsid w:val="00F11DE2"/>
    <w:rsid w:val="00F11E46"/>
    <w:rsid w:val="00F11F53"/>
    <w:rsid w:val="00F128D2"/>
    <w:rsid w:val="00F12B4C"/>
    <w:rsid w:val="00F12D52"/>
    <w:rsid w:val="00F138AB"/>
    <w:rsid w:val="00F13A03"/>
    <w:rsid w:val="00F13A1E"/>
    <w:rsid w:val="00F13CD0"/>
    <w:rsid w:val="00F13D19"/>
    <w:rsid w:val="00F13EE1"/>
    <w:rsid w:val="00F143C1"/>
    <w:rsid w:val="00F144FE"/>
    <w:rsid w:val="00F148FA"/>
    <w:rsid w:val="00F14CB7"/>
    <w:rsid w:val="00F153B7"/>
    <w:rsid w:val="00F153D4"/>
    <w:rsid w:val="00F153FA"/>
    <w:rsid w:val="00F154AA"/>
    <w:rsid w:val="00F155BE"/>
    <w:rsid w:val="00F15D1F"/>
    <w:rsid w:val="00F15F69"/>
    <w:rsid w:val="00F1628A"/>
    <w:rsid w:val="00F1652F"/>
    <w:rsid w:val="00F16555"/>
    <w:rsid w:val="00F16564"/>
    <w:rsid w:val="00F16704"/>
    <w:rsid w:val="00F16907"/>
    <w:rsid w:val="00F171D1"/>
    <w:rsid w:val="00F178DC"/>
    <w:rsid w:val="00F17918"/>
    <w:rsid w:val="00F179FB"/>
    <w:rsid w:val="00F17B37"/>
    <w:rsid w:val="00F17C75"/>
    <w:rsid w:val="00F17CE0"/>
    <w:rsid w:val="00F17EF4"/>
    <w:rsid w:val="00F2010F"/>
    <w:rsid w:val="00F2039F"/>
    <w:rsid w:val="00F2050B"/>
    <w:rsid w:val="00F20771"/>
    <w:rsid w:val="00F207DE"/>
    <w:rsid w:val="00F20900"/>
    <w:rsid w:val="00F20D12"/>
    <w:rsid w:val="00F20D60"/>
    <w:rsid w:val="00F2128F"/>
    <w:rsid w:val="00F21FBA"/>
    <w:rsid w:val="00F2212E"/>
    <w:rsid w:val="00F22245"/>
    <w:rsid w:val="00F22385"/>
    <w:rsid w:val="00F22B2E"/>
    <w:rsid w:val="00F22B48"/>
    <w:rsid w:val="00F22CA0"/>
    <w:rsid w:val="00F2354D"/>
    <w:rsid w:val="00F23EFD"/>
    <w:rsid w:val="00F23FCA"/>
    <w:rsid w:val="00F24026"/>
    <w:rsid w:val="00F24829"/>
    <w:rsid w:val="00F24A8C"/>
    <w:rsid w:val="00F24F5B"/>
    <w:rsid w:val="00F25027"/>
    <w:rsid w:val="00F253C6"/>
    <w:rsid w:val="00F25A20"/>
    <w:rsid w:val="00F2602A"/>
    <w:rsid w:val="00F268A3"/>
    <w:rsid w:val="00F26974"/>
    <w:rsid w:val="00F26A6E"/>
    <w:rsid w:val="00F27415"/>
    <w:rsid w:val="00F27965"/>
    <w:rsid w:val="00F27C37"/>
    <w:rsid w:val="00F30008"/>
    <w:rsid w:val="00F302D4"/>
    <w:rsid w:val="00F3036B"/>
    <w:rsid w:val="00F30723"/>
    <w:rsid w:val="00F30EA0"/>
    <w:rsid w:val="00F311F8"/>
    <w:rsid w:val="00F31540"/>
    <w:rsid w:val="00F3173C"/>
    <w:rsid w:val="00F32192"/>
    <w:rsid w:val="00F3255D"/>
    <w:rsid w:val="00F32678"/>
    <w:rsid w:val="00F32A2F"/>
    <w:rsid w:val="00F330ED"/>
    <w:rsid w:val="00F3334B"/>
    <w:rsid w:val="00F33550"/>
    <w:rsid w:val="00F3377E"/>
    <w:rsid w:val="00F33782"/>
    <w:rsid w:val="00F33804"/>
    <w:rsid w:val="00F338E2"/>
    <w:rsid w:val="00F33A22"/>
    <w:rsid w:val="00F33D63"/>
    <w:rsid w:val="00F33DA2"/>
    <w:rsid w:val="00F34165"/>
    <w:rsid w:val="00F34575"/>
    <w:rsid w:val="00F34868"/>
    <w:rsid w:val="00F3493C"/>
    <w:rsid w:val="00F3494E"/>
    <w:rsid w:val="00F34AE9"/>
    <w:rsid w:val="00F34F00"/>
    <w:rsid w:val="00F35497"/>
    <w:rsid w:val="00F356CF"/>
    <w:rsid w:val="00F35752"/>
    <w:rsid w:val="00F35BDC"/>
    <w:rsid w:val="00F35C78"/>
    <w:rsid w:val="00F3618E"/>
    <w:rsid w:val="00F361E5"/>
    <w:rsid w:val="00F36534"/>
    <w:rsid w:val="00F366D5"/>
    <w:rsid w:val="00F36B39"/>
    <w:rsid w:val="00F36C3B"/>
    <w:rsid w:val="00F36E92"/>
    <w:rsid w:val="00F36EE4"/>
    <w:rsid w:val="00F37336"/>
    <w:rsid w:val="00F373FE"/>
    <w:rsid w:val="00F377D8"/>
    <w:rsid w:val="00F3798C"/>
    <w:rsid w:val="00F379BD"/>
    <w:rsid w:val="00F37BBA"/>
    <w:rsid w:val="00F37F84"/>
    <w:rsid w:val="00F4072C"/>
    <w:rsid w:val="00F41535"/>
    <w:rsid w:val="00F416E4"/>
    <w:rsid w:val="00F41C33"/>
    <w:rsid w:val="00F41CC9"/>
    <w:rsid w:val="00F41D50"/>
    <w:rsid w:val="00F42172"/>
    <w:rsid w:val="00F423E7"/>
    <w:rsid w:val="00F426A0"/>
    <w:rsid w:val="00F42806"/>
    <w:rsid w:val="00F42C70"/>
    <w:rsid w:val="00F42D15"/>
    <w:rsid w:val="00F42EC9"/>
    <w:rsid w:val="00F432A9"/>
    <w:rsid w:val="00F434F6"/>
    <w:rsid w:val="00F4388D"/>
    <w:rsid w:val="00F438C9"/>
    <w:rsid w:val="00F43A1F"/>
    <w:rsid w:val="00F43A8E"/>
    <w:rsid w:val="00F43DAB"/>
    <w:rsid w:val="00F44591"/>
    <w:rsid w:val="00F44E5C"/>
    <w:rsid w:val="00F44EBE"/>
    <w:rsid w:val="00F45183"/>
    <w:rsid w:val="00F4552E"/>
    <w:rsid w:val="00F45678"/>
    <w:rsid w:val="00F4571F"/>
    <w:rsid w:val="00F45F58"/>
    <w:rsid w:val="00F4606F"/>
    <w:rsid w:val="00F462B2"/>
    <w:rsid w:val="00F46392"/>
    <w:rsid w:val="00F46911"/>
    <w:rsid w:val="00F469D4"/>
    <w:rsid w:val="00F469D9"/>
    <w:rsid w:val="00F46C71"/>
    <w:rsid w:val="00F46CCA"/>
    <w:rsid w:val="00F4712E"/>
    <w:rsid w:val="00F47654"/>
    <w:rsid w:val="00F477BB"/>
    <w:rsid w:val="00F47BD3"/>
    <w:rsid w:val="00F50815"/>
    <w:rsid w:val="00F509F8"/>
    <w:rsid w:val="00F50E5A"/>
    <w:rsid w:val="00F51302"/>
    <w:rsid w:val="00F51945"/>
    <w:rsid w:val="00F519A5"/>
    <w:rsid w:val="00F519DD"/>
    <w:rsid w:val="00F51E13"/>
    <w:rsid w:val="00F52366"/>
    <w:rsid w:val="00F52597"/>
    <w:rsid w:val="00F5268B"/>
    <w:rsid w:val="00F5274B"/>
    <w:rsid w:val="00F52A06"/>
    <w:rsid w:val="00F52CB1"/>
    <w:rsid w:val="00F532CA"/>
    <w:rsid w:val="00F5342C"/>
    <w:rsid w:val="00F5376B"/>
    <w:rsid w:val="00F53A0F"/>
    <w:rsid w:val="00F53DED"/>
    <w:rsid w:val="00F53EF0"/>
    <w:rsid w:val="00F5479E"/>
    <w:rsid w:val="00F547F3"/>
    <w:rsid w:val="00F54968"/>
    <w:rsid w:val="00F5497B"/>
    <w:rsid w:val="00F54AA3"/>
    <w:rsid w:val="00F54C89"/>
    <w:rsid w:val="00F54CFA"/>
    <w:rsid w:val="00F54E7E"/>
    <w:rsid w:val="00F55426"/>
    <w:rsid w:val="00F555F6"/>
    <w:rsid w:val="00F558A0"/>
    <w:rsid w:val="00F559B8"/>
    <w:rsid w:val="00F559B9"/>
    <w:rsid w:val="00F559BE"/>
    <w:rsid w:val="00F55FF7"/>
    <w:rsid w:val="00F5607A"/>
    <w:rsid w:val="00F56556"/>
    <w:rsid w:val="00F566AE"/>
    <w:rsid w:val="00F566B0"/>
    <w:rsid w:val="00F569AF"/>
    <w:rsid w:val="00F571E1"/>
    <w:rsid w:val="00F57259"/>
    <w:rsid w:val="00F5744A"/>
    <w:rsid w:val="00F57802"/>
    <w:rsid w:val="00F5782E"/>
    <w:rsid w:val="00F6096D"/>
    <w:rsid w:val="00F60A06"/>
    <w:rsid w:val="00F60DBB"/>
    <w:rsid w:val="00F611EB"/>
    <w:rsid w:val="00F61238"/>
    <w:rsid w:val="00F626CE"/>
    <w:rsid w:val="00F6280C"/>
    <w:rsid w:val="00F62971"/>
    <w:rsid w:val="00F6377B"/>
    <w:rsid w:val="00F63D9E"/>
    <w:rsid w:val="00F63F11"/>
    <w:rsid w:val="00F643FF"/>
    <w:rsid w:val="00F64522"/>
    <w:rsid w:val="00F6484E"/>
    <w:rsid w:val="00F6643F"/>
    <w:rsid w:val="00F66573"/>
    <w:rsid w:val="00F668AA"/>
    <w:rsid w:val="00F66CFC"/>
    <w:rsid w:val="00F66D8C"/>
    <w:rsid w:val="00F66EA0"/>
    <w:rsid w:val="00F6703C"/>
    <w:rsid w:val="00F672F6"/>
    <w:rsid w:val="00F67314"/>
    <w:rsid w:val="00F674E9"/>
    <w:rsid w:val="00F676FC"/>
    <w:rsid w:val="00F67F2A"/>
    <w:rsid w:val="00F701AA"/>
    <w:rsid w:val="00F7034B"/>
    <w:rsid w:val="00F70491"/>
    <w:rsid w:val="00F70921"/>
    <w:rsid w:val="00F70AC7"/>
    <w:rsid w:val="00F70ED6"/>
    <w:rsid w:val="00F70F19"/>
    <w:rsid w:val="00F71650"/>
    <w:rsid w:val="00F716F4"/>
    <w:rsid w:val="00F717E4"/>
    <w:rsid w:val="00F72257"/>
    <w:rsid w:val="00F725BF"/>
    <w:rsid w:val="00F72C1E"/>
    <w:rsid w:val="00F72E85"/>
    <w:rsid w:val="00F73323"/>
    <w:rsid w:val="00F73532"/>
    <w:rsid w:val="00F73970"/>
    <w:rsid w:val="00F73BCF"/>
    <w:rsid w:val="00F73C67"/>
    <w:rsid w:val="00F73C71"/>
    <w:rsid w:val="00F73D2B"/>
    <w:rsid w:val="00F73D9F"/>
    <w:rsid w:val="00F740AC"/>
    <w:rsid w:val="00F748B1"/>
    <w:rsid w:val="00F74D58"/>
    <w:rsid w:val="00F75113"/>
    <w:rsid w:val="00F758A0"/>
    <w:rsid w:val="00F75D25"/>
    <w:rsid w:val="00F75F5E"/>
    <w:rsid w:val="00F75F7D"/>
    <w:rsid w:val="00F775CA"/>
    <w:rsid w:val="00F77606"/>
    <w:rsid w:val="00F80091"/>
    <w:rsid w:val="00F80585"/>
    <w:rsid w:val="00F80748"/>
    <w:rsid w:val="00F80915"/>
    <w:rsid w:val="00F80D89"/>
    <w:rsid w:val="00F8145C"/>
    <w:rsid w:val="00F81584"/>
    <w:rsid w:val="00F8196A"/>
    <w:rsid w:val="00F81A09"/>
    <w:rsid w:val="00F81BBE"/>
    <w:rsid w:val="00F81C7F"/>
    <w:rsid w:val="00F824A9"/>
    <w:rsid w:val="00F824EA"/>
    <w:rsid w:val="00F82678"/>
    <w:rsid w:val="00F82749"/>
    <w:rsid w:val="00F82C28"/>
    <w:rsid w:val="00F82DA1"/>
    <w:rsid w:val="00F83775"/>
    <w:rsid w:val="00F83B79"/>
    <w:rsid w:val="00F83B8B"/>
    <w:rsid w:val="00F83C3A"/>
    <w:rsid w:val="00F83D8F"/>
    <w:rsid w:val="00F83F27"/>
    <w:rsid w:val="00F83F6A"/>
    <w:rsid w:val="00F83F99"/>
    <w:rsid w:val="00F840B1"/>
    <w:rsid w:val="00F841CC"/>
    <w:rsid w:val="00F84338"/>
    <w:rsid w:val="00F84611"/>
    <w:rsid w:val="00F84A71"/>
    <w:rsid w:val="00F84B51"/>
    <w:rsid w:val="00F84C56"/>
    <w:rsid w:val="00F84EED"/>
    <w:rsid w:val="00F8511F"/>
    <w:rsid w:val="00F8514B"/>
    <w:rsid w:val="00F852D2"/>
    <w:rsid w:val="00F855E7"/>
    <w:rsid w:val="00F85AB9"/>
    <w:rsid w:val="00F85B11"/>
    <w:rsid w:val="00F85DD6"/>
    <w:rsid w:val="00F85FE5"/>
    <w:rsid w:val="00F86098"/>
    <w:rsid w:val="00F860E6"/>
    <w:rsid w:val="00F869EA"/>
    <w:rsid w:val="00F86EDC"/>
    <w:rsid w:val="00F8703D"/>
    <w:rsid w:val="00F87098"/>
    <w:rsid w:val="00F87198"/>
    <w:rsid w:val="00F875AC"/>
    <w:rsid w:val="00F877CA"/>
    <w:rsid w:val="00F87973"/>
    <w:rsid w:val="00F87B20"/>
    <w:rsid w:val="00F87CD7"/>
    <w:rsid w:val="00F87D51"/>
    <w:rsid w:val="00F8D769"/>
    <w:rsid w:val="00F901FE"/>
    <w:rsid w:val="00F902FC"/>
    <w:rsid w:val="00F907F7"/>
    <w:rsid w:val="00F9081C"/>
    <w:rsid w:val="00F90A3E"/>
    <w:rsid w:val="00F90A88"/>
    <w:rsid w:val="00F90C3F"/>
    <w:rsid w:val="00F90E36"/>
    <w:rsid w:val="00F91628"/>
    <w:rsid w:val="00F916B8"/>
    <w:rsid w:val="00F9202E"/>
    <w:rsid w:val="00F923BB"/>
    <w:rsid w:val="00F923E3"/>
    <w:rsid w:val="00F92A1F"/>
    <w:rsid w:val="00F932C8"/>
    <w:rsid w:val="00F93326"/>
    <w:rsid w:val="00F93699"/>
    <w:rsid w:val="00F9390C"/>
    <w:rsid w:val="00F93B64"/>
    <w:rsid w:val="00F93F97"/>
    <w:rsid w:val="00F94562"/>
    <w:rsid w:val="00F94567"/>
    <w:rsid w:val="00F94669"/>
    <w:rsid w:val="00F946B2"/>
    <w:rsid w:val="00F947C6"/>
    <w:rsid w:val="00F94920"/>
    <w:rsid w:val="00F94985"/>
    <w:rsid w:val="00F94DFD"/>
    <w:rsid w:val="00F94FEA"/>
    <w:rsid w:val="00F9501B"/>
    <w:rsid w:val="00F95135"/>
    <w:rsid w:val="00F954F4"/>
    <w:rsid w:val="00F95536"/>
    <w:rsid w:val="00F955B5"/>
    <w:rsid w:val="00F9585B"/>
    <w:rsid w:val="00F95C4B"/>
    <w:rsid w:val="00F95E40"/>
    <w:rsid w:val="00F965D8"/>
    <w:rsid w:val="00F96AD7"/>
    <w:rsid w:val="00F96B01"/>
    <w:rsid w:val="00F96C66"/>
    <w:rsid w:val="00F96FA4"/>
    <w:rsid w:val="00F973F8"/>
    <w:rsid w:val="00F97461"/>
    <w:rsid w:val="00F97571"/>
    <w:rsid w:val="00F97AC8"/>
    <w:rsid w:val="00F97CC4"/>
    <w:rsid w:val="00F97D76"/>
    <w:rsid w:val="00F97F04"/>
    <w:rsid w:val="00F97F7E"/>
    <w:rsid w:val="00FA0077"/>
    <w:rsid w:val="00FA0078"/>
    <w:rsid w:val="00FA0A43"/>
    <w:rsid w:val="00FA0C3B"/>
    <w:rsid w:val="00FA0CBD"/>
    <w:rsid w:val="00FA0EDE"/>
    <w:rsid w:val="00FA13D1"/>
    <w:rsid w:val="00FA1646"/>
    <w:rsid w:val="00FA164F"/>
    <w:rsid w:val="00FA1922"/>
    <w:rsid w:val="00FA1A3D"/>
    <w:rsid w:val="00FA1CB0"/>
    <w:rsid w:val="00FA2289"/>
    <w:rsid w:val="00FA28C8"/>
    <w:rsid w:val="00FA28F8"/>
    <w:rsid w:val="00FA2B24"/>
    <w:rsid w:val="00FA2B73"/>
    <w:rsid w:val="00FA2C86"/>
    <w:rsid w:val="00FA34FB"/>
    <w:rsid w:val="00FA3585"/>
    <w:rsid w:val="00FA36C8"/>
    <w:rsid w:val="00FA39F0"/>
    <w:rsid w:val="00FA3A10"/>
    <w:rsid w:val="00FA3A28"/>
    <w:rsid w:val="00FA4368"/>
    <w:rsid w:val="00FA4706"/>
    <w:rsid w:val="00FA4ED0"/>
    <w:rsid w:val="00FA5654"/>
    <w:rsid w:val="00FA5853"/>
    <w:rsid w:val="00FA5A3F"/>
    <w:rsid w:val="00FA5B6C"/>
    <w:rsid w:val="00FA5C63"/>
    <w:rsid w:val="00FA5EC8"/>
    <w:rsid w:val="00FA5F5C"/>
    <w:rsid w:val="00FA6835"/>
    <w:rsid w:val="00FA6976"/>
    <w:rsid w:val="00FA6DD2"/>
    <w:rsid w:val="00FA740C"/>
    <w:rsid w:val="00FA76A1"/>
    <w:rsid w:val="00FA7B37"/>
    <w:rsid w:val="00FA7C4E"/>
    <w:rsid w:val="00FA7CD6"/>
    <w:rsid w:val="00FB0CA0"/>
    <w:rsid w:val="00FB0DC7"/>
    <w:rsid w:val="00FB1273"/>
    <w:rsid w:val="00FB1A5B"/>
    <w:rsid w:val="00FB1D45"/>
    <w:rsid w:val="00FB1ECB"/>
    <w:rsid w:val="00FB24A0"/>
    <w:rsid w:val="00FB2A2A"/>
    <w:rsid w:val="00FB2F31"/>
    <w:rsid w:val="00FB336D"/>
    <w:rsid w:val="00FB3A9B"/>
    <w:rsid w:val="00FB3C14"/>
    <w:rsid w:val="00FB3C9F"/>
    <w:rsid w:val="00FB4A34"/>
    <w:rsid w:val="00FB4B16"/>
    <w:rsid w:val="00FB4BF0"/>
    <w:rsid w:val="00FB4D03"/>
    <w:rsid w:val="00FB50D1"/>
    <w:rsid w:val="00FB5184"/>
    <w:rsid w:val="00FB57CB"/>
    <w:rsid w:val="00FB608D"/>
    <w:rsid w:val="00FB628E"/>
    <w:rsid w:val="00FB62C5"/>
    <w:rsid w:val="00FB6317"/>
    <w:rsid w:val="00FB6575"/>
    <w:rsid w:val="00FB657A"/>
    <w:rsid w:val="00FB67A9"/>
    <w:rsid w:val="00FB6939"/>
    <w:rsid w:val="00FB6A16"/>
    <w:rsid w:val="00FB6AF9"/>
    <w:rsid w:val="00FB6E89"/>
    <w:rsid w:val="00FB7355"/>
    <w:rsid w:val="00FB78CB"/>
    <w:rsid w:val="00FC0B38"/>
    <w:rsid w:val="00FC0BEE"/>
    <w:rsid w:val="00FC0D93"/>
    <w:rsid w:val="00FC12BE"/>
    <w:rsid w:val="00FC15BA"/>
    <w:rsid w:val="00FC1724"/>
    <w:rsid w:val="00FC1DC8"/>
    <w:rsid w:val="00FC1ECC"/>
    <w:rsid w:val="00FC1EED"/>
    <w:rsid w:val="00FC2256"/>
    <w:rsid w:val="00FC226C"/>
    <w:rsid w:val="00FC2328"/>
    <w:rsid w:val="00FC2624"/>
    <w:rsid w:val="00FC27F2"/>
    <w:rsid w:val="00FC285F"/>
    <w:rsid w:val="00FC2F84"/>
    <w:rsid w:val="00FC32AC"/>
    <w:rsid w:val="00FC3532"/>
    <w:rsid w:val="00FC36D5"/>
    <w:rsid w:val="00FC377F"/>
    <w:rsid w:val="00FC399C"/>
    <w:rsid w:val="00FC40B8"/>
    <w:rsid w:val="00FC410D"/>
    <w:rsid w:val="00FC411E"/>
    <w:rsid w:val="00FC41A9"/>
    <w:rsid w:val="00FC41FC"/>
    <w:rsid w:val="00FC4227"/>
    <w:rsid w:val="00FC480C"/>
    <w:rsid w:val="00FC4C30"/>
    <w:rsid w:val="00FC553E"/>
    <w:rsid w:val="00FC5861"/>
    <w:rsid w:val="00FC609B"/>
    <w:rsid w:val="00FC633D"/>
    <w:rsid w:val="00FC69E4"/>
    <w:rsid w:val="00FC69E9"/>
    <w:rsid w:val="00FC6B38"/>
    <w:rsid w:val="00FC6B69"/>
    <w:rsid w:val="00FC6CE4"/>
    <w:rsid w:val="00FC716C"/>
    <w:rsid w:val="00FC74AD"/>
    <w:rsid w:val="00FC7747"/>
    <w:rsid w:val="00FC7C9D"/>
    <w:rsid w:val="00FC7CB3"/>
    <w:rsid w:val="00FC7D5F"/>
    <w:rsid w:val="00FD0473"/>
    <w:rsid w:val="00FD04A4"/>
    <w:rsid w:val="00FD05C6"/>
    <w:rsid w:val="00FD0AC5"/>
    <w:rsid w:val="00FD0CB7"/>
    <w:rsid w:val="00FD1479"/>
    <w:rsid w:val="00FD1B9D"/>
    <w:rsid w:val="00FD1E93"/>
    <w:rsid w:val="00FD267C"/>
    <w:rsid w:val="00FD35DE"/>
    <w:rsid w:val="00FD36B8"/>
    <w:rsid w:val="00FD3D07"/>
    <w:rsid w:val="00FD3F1A"/>
    <w:rsid w:val="00FD457A"/>
    <w:rsid w:val="00FD4699"/>
    <w:rsid w:val="00FD5485"/>
    <w:rsid w:val="00FD57BD"/>
    <w:rsid w:val="00FD5C07"/>
    <w:rsid w:val="00FD5C21"/>
    <w:rsid w:val="00FD5D29"/>
    <w:rsid w:val="00FD5D61"/>
    <w:rsid w:val="00FD5E9D"/>
    <w:rsid w:val="00FD6535"/>
    <w:rsid w:val="00FD665F"/>
    <w:rsid w:val="00FD704B"/>
    <w:rsid w:val="00FD7151"/>
    <w:rsid w:val="00FD71EB"/>
    <w:rsid w:val="00FD72BF"/>
    <w:rsid w:val="00FD744F"/>
    <w:rsid w:val="00FD7D1A"/>
    <w:rsid w:val="00FD7DBB"/>
    <w:rsid w:val="00FE0328"/>
    <w:rsid w:val="00FE0361"/>
    <w:rsid w:val="00FE05DD"/>
    <w:rsid w:val="00FE080F"/>
    <w:rsid w:val="00FE0813"/>
    <w:rsid w:val="00FE0861"/>
    <w:rsid w:val="00FE1085"/>
    <w:rsid w:val="00FE156F"/>
    <w:rsid w:val="00FE15AC"/>
    <w:rsid w:val="00FE19A1"/>
    <w:rsid w:val="00FE1DF1"/>
    <w:rsid w:val="00FE1E48"/>
    <w:rsid w:val="00FE1EB2"/>
    <w:rsid w:val="00FE1F6D"/>
    <w:rsid w:val="00FE26EF"/>
    <w:rsid w:val="00FE2B01"/>
    <w:rsid w:val="00FE35D3"/>
    <w:rsid w:val="00FE3BB2"/>
    <w:rsid w:val="00FE3C2A"/>
    <w:rsid w:val="00FE4062"/>
    <w:rsid w:val="00FE4687"/>
    <w:rsid w:val="00FE46D6"/>
    <w:rsid w:val="00FE470B"/>
    <w:rsid w:val="00FE48CD"/>
    <w:rsid w:val="00FE4A92"/>
    <w:rsid w:val="00FE5492"/>
    <w:rsid w:val="00FE550D"/>
    <w:rsid w:val="00FE5AA7"/>
    <w:rsid w:val="00FE5F00"/>
    <w:rsid w:val="00FE60FF"/>
    <w:rsid w:val="00FE65BB"/>
    <w:rsid w:val="00FE682C"/>
    <w:rsid w:val="00FE6971"/>
    <w:rsid w:val="00FE6DAE"/>
    <w:rsid w:val="00FE7239"/>
    <w:rsid w:val="00FE7911"/>
    <w:rsid w:val="00FE7953"/>
    <w:rsid w:val="00FE7AFE"/>
    <w:rsid w:val="00FE7D4B"/>
    <w:rsid w:val="00FF0214"/>
    <w:rsid w:val="00FF0321"/>
    <w:rsid w:val="00FF073A"/>
    <w:rsid w:val="00FF0AC9"/>
    <w:rsid w:val="00FF0D6F"/>
    <w:rsid w:val="00FF0E37"/>
    <w:rsid w:val="00FF11C4"/>
    <w:rsid w:val="00FF11F4"/>
    <w:rsid w:val="00FF1B67"/>
    <w:rsid w:val="00FF1D04"/>
    <w:rsid w:val="00FF1DA0"/>
    <w:rsid w:val="00FF1FD7"/>
    <w:rsid w:val="00FF22C1"/>
    <w:rsid w:val="00FF2A0D"/>
    <w:rsid w:val="00FF2AF1"/>
    <w:rsid w:val="00FF2C0A"/>
    <w:rsid w:val="00FF2F1B"/>
    <w:rsid w:val="00FF36AB"/>
    <w:rsid w:val="00FF38BA"/>
    <w:rsid w:val="00FF3CAB"/>
    <w:rsid w:val="00FF3ECB"/>
    <w:rsid w:val="00FF4031"/>
    <w:rsid w:val="00FF4199"/>
    <w:rsid w:val="00FF41A4"/>
    <w:rsid w:val="00FF4558"/>
    <w:rsid w:val="00FF4A8C"/>
    <w:rsid w:val="00FF4DF7"/>
    <w:rsid w:val="00FF50AA"/>
    <w:rsid w:val="00FF5695"/>
    <w:rsid w:val="00FF5F95"/>
    <w:rsid w:val="00FF62DD"/>
    <w:rsid w:val="00FF6416"/>
    <w:rsid w:val="00FF645D"/>
    <w:rsid w:val="00FF65E7"/>
    <w:rsid w:val="00FF67C8"/>
    <w:rsid w:val="00FF67CB"/>
    <w:rsid w:val="00FF6CC3"/>
    <w:rsid w:val="00FF6DEF"/>
    <w:rsid w:val="00FF7263"/>
    <w:rsid w:val="00FF798C"/>
    <w:rsid w:val="0125E4DB"/>
    <w:rsid w:val="013CFB8F"/>
    <w:rsid w:val="01511C0E"/>
    <w:rsid w:val="016CDEB9"/>
    <w:rsid w:val="01791159"/>
    <w:rsid w:val="02104017"/>
    <w:rsid w:val="022B147B"/>
    <w:rsid w:val="0289A31F"/>
    <w:rsid w:val="029BCB07"/>
    <w:rsid w:val="02A490D0"/>
    <w:rsid w:val="02DD5A5F"/>
    <w:rsid w:val="02FAB4BE"/>
    <w:rsid w:val="03C6EF8D"/>
    <w:rsid w:val="04102C91"/>
    <w:rsid w:val="04392EFF"/>
    <w:rsid w:val="045B0F4D"/>
    <w:rsid w:val="046AB270"/>
    <w:rsid w:val="0471BF69"/>
    <w:rsid w:val="05005875"/>
    <w:rsid w:val="050F98F3"/>
    <w:rsid w:val="05866B90"/>
    <w:rsid w:val="059E7841"/>
    <w:rsid w:val="05ED6A24"/>
    <w:rsid w:val="064BDEAA"/>
    <w:rsid w:val="069381B2"/>
    <w:rsid w:val="06A6A7D1"/>
    <w:rsid w:val="06ADAE68"/>
    <w:rsid w:val="06B901E8"/>
    <w:rsid w:val="06C37F0B"/>
    <w:rsid w:val="06DC2956"/>
    <w:rsid w:val="06FB4226"/>
    <w:rsid w:val="07040554"/>
    <w:rsid w:val="070E4EF6"/>
    <w:rsid w:val="07141236"/>
    <w:rsid w:val="072922FB"/>
    <w:rsid w:val="073D4FBD"/>
    <w:rsid w:val="074D21A8"/>
    <w:rsid w:val="0777FFAE"/>
    <w:rsid w:val="078F3BC8"/>
    <w:rsid w:val="07B821D3"/>
    <w:rsid w:val="07BFA9B7"/>
    <w:rsid w:val="07C6FECA"/>
    <w:rsid w:val="07CE3E6A"/>
    <w:rsid w:val="07EA4321"/>
    <w:rsid w:val="081ABD3D"/>
    <w:rsid w:val="08597E59"/>
    <w:rsid w:val="088E680D"/>
    <w:rsid w:val="08A4784A"/>
    <w:rsid w:val="08E24CDE"/>
    <w:rsid w:val="08E2953B"/>
    <w:rsid w:val="091840CC"/>
    <w:rsid w:val="093598A0"/>
    <w:rsid w:val="0945536D"/>
    <w:rsid w:val="096DBE63"/>
    <w:rsid w:val="09E73AB8"/>
    <w:rsid w:val="09F49421"/>
    <w:rsid w:val="0A08049F"/>
    <w:rsid w:val="0A250115"/>
    <w:rsid w:val="0A256A91"/>
    <w:rsid w:val="0A387731"/>
    <w:rsid w:val="0A4F0402"/>
    <w:rsid w:val="0A60C6FD"/>
    <w:rsid w:val="0AA0CF74"/>
    <w:rsid w:val="0AB41DCC"/>
    <w:rsid w:val="0ABC7879"/>
    <w:rsid w:val="0AC677E3"/>
    <w:rsid w:val="0ADCD0C3"/>
    <w:rsid w:val="0AF0439F"/>
    <w:rsid w:val="0AFE3AE5"/>
    <w:rsid w:val="0B035F26"/>
    <w:rsid w:val="0B0F6F84"/>
    <w:rsid w:val="0B0F8311"/>
    <w:rsid w:val="0B370E9F"/>
    <w:rsid w:val="0B4380EF"/>
    <w:rsid w:val="0B7997A7"/>
    <w:rsid w:val="0B89BC5A"/>
    <w:rsid w:val="0BB0154B"/>
    <w:rsid w:val="0BC9AF45"/>
    <w:rsid w:val="0BCA2A5A"/>
    <w:rsid w:val="0BF46812"/>
    <w:rsid w:val="0BFA1D34"/>
    <w:rsid w:val="0C024B02"/>
    <w:rsid w:val="0C310454"/>
    <w:rsid w:val="0C4C9054"/>
    <w:rsid w:val="0C8B92F6"/>
    <w:rsid w:val="0CE545B6"/>
    <w:rsid w:val="0CE6A67C"/>
    <w:rsid w:val="0DCC3B7E"/>
    <w:rsid w:val="0DF04D40"/>
    <w:rsid w:val="0F274377"/>
    <w:rsid w:val="0F393FA2"/>
    <w:rsid w:val="0F638392"/>
    <w:rsid w:val="0F852D35"/>
    <w:rsid w:val="0F8A5176"/>
    <w:rsid w:val="0F9B9526"/>
    <w:rsid w:val="0F9E9609"/>
    <w:rsid w:val="0F9F22BA"/>
    <w:rsid w:val="0FA4EDB1"/>
    <w:rsid w:val="0FB5F8CA"/>
    <w:rsid w:val="0FCD724D"/>
    <w:rsid w:val="0FEFB60C"/>
    <w:rsid w:val="0FF743FE"/>
    <w:rsid w:val="1010AEAA"/>
    <w:rsid w:val="101C6473"/>
    <w:rsid w:val="102D9912"/>
    <w:rsid w:val="107BFE8A"/>
    <w:rsid w:val="108BE591"/>
    <w:rsid w:val="10F2D124"/>
    <w:rsid w:val="1119A9A3"/>
    <w:rsid w:val="1120E728"/>
    <w:rsid w:val="11243219"/>
    <w:rsid w:val="115BEB5D"/>
    <w:rsid w:val="11804C82"/>
    <w:rsid w:val="11AB82EC"/>
    <w:rsid w:val="11CC7258"/>
    <w:rsid w:val="11D20103"/>
    <w:rsid w:val="11EA3224"/>
    <w:rsid w:val="120202EB"/>
    <w:rsid w:val="1222B313"/>
    <w:rsid w:val="1261DAAE"/>
    <w:rsid w:val="127C63D1"/>
    <w:rsid w:val="128436F6"/>
    <w:rsid w:val="12B2A492"/>
    <w:rsid w:val="12B5F9EE"/>
    <w:rsid w:val="12C3BE63"/>
    <w:rsid w:val="13223C1E"/>
    <w:rsid w:val="132E2AF0"/>
    <w:rsid w:val="13492AF2"/>
    <w:rsid w:val="134FB1D4"/>
    <w:rsid w:val="13513CEB"/>
    <w:rsid w:val="1372D99B"/>
    <w:rsid w:val="139C726D"/>
    <w:rsid w:val="13BB7F27"/>
    <w:rsid w:val="13D99637"/>
    <w:rsid w:val="13FF0BD5"/>
    <w:rsid w:val="140FB02F"/>
    <w:rsid w:val="142EA288"/>
    <w:rsid w:val="144402C4"/>
    <w:rsid w:val="144B2227"/>
    <w:rsid w:val="14B89066"/>
    <w:rsid w:val="14BB8301"/>
    <w:rsid w:val="14E96634"/>
    <w:rsid w:val="1561FCD8"/>
    <w:rsid w:val="1579707F"/>
    <w:rsid w:val="15AFDC71"/>
    <w:rsid w:val="15BC3C5F"/>
    <w:rsid w:val="15D37634"/>
    <w:rsid w:val="15D8E2B9"/>
    <w:rsid w:val="166B6AC5"/>
    <w:rsid w:val="1677395A"/>
    <w:rsid w:val="168600C5"/>
    <w:rsid w:val="1699A42D"/>
    <w:rsid w:val="16BDA347"/>
    <w:rsid w:val="16C45BFF"/>
    <w:rsid w:val="16C918DC"/>
    <w:rsid w:val="16CD7875"/>
    <w:rsid w:val="17029553"/>
    <w:rsid w:val="172143DB"/>
    <w:rsid w:val="17344BD8"/>
    <w:rsid w:val="177C11A8"/>
    <w:rsid w:val="1780CAAB"/>
    <w:rsid w:val="17C035CE"/>
    <w:rsid w:val="17FF3870"/>
    <w:rsid w:val="183D8939"/>
    <w:rsid w:val="184BB743"/>
    <w:rsid w:val="18AF9796"/>
    <w:rsid w:val="18CACBBE"/>
    <w:rsid w:val="18E71849"/>
    <w:rsid w:val="1906D8AE"/>
    <w:rsid w:val="1906E6B3"/>
    <w:rsid w:val="1914B160"/>
    <w:rsid w:val="191F9B69"/>
    <w:rsid w:val="1943443D"/>
    <w:rsid w:val="19616304"/>
    <w:rsid w:val="198851F1"/>
    <w:rsid w:val="199D88D7"/>
    <w:rsid w:val="1A15ECAA"/>
    <w:rsid w:val="1A2069E6"/>
    <w:rsid w:val="1A265E33"/>
    <w:rsid w:val="1A6CE8B9"/>
    <w:rsid w:val="1A896E7A"/>
    <w:rsid w:val="1AAC53DC"/>
    <w:rsid w:val="1AB16235"/>
    <w:rsid w:val="1AB6C2A4"/>
    <w:rsid w:val="1B0E44E6"/>
    <w:rsid w:val="1B15A9E9"/>
    <w:rsid w:val="1B2AAE17"/>
    <w:rsid w:val="1B84A6BD"/>
    <w:rsid w:val="1B852430"/>
    <w:rsid w:val="1BAEE822"/>
    <w:rsid w:val="1BF52803"/>
    <w:rsid w:val="1C343F68"/>
    <w:rsid w:val="1C862AC0"/>
    <w:rsid w:val="1CB8C068"/>
    <w:rsid w:val="1CC0DFC4"/>
    <w:rsid w:val="1CE3ED43"/>
    <w:rsid w:val="1CF72B92"/>
    <w:rsid w:val="1CFC8867"/>
    <w:rsid w:val="1D00BBA4"/>
    <w:rsid w:val="1D097278"/>
    <w:rsid w:val="1D9E6637"/>
    <w:rsid w:val="1DA70065"/>
    <w:rsid w:val="1DB5AEC6"/>
    <w:rsid w:val="1DE471B5"/>
    <w:rsid w:val="1DEAE50A"/>
    <w:rsid w:val="1DF999A6"/>
    <w:rsid w:val="1E71423E"/>
    <w:rsid w:val="1E9C96B6"/>
    <w:rsid w:val="1FCDD7EF"/>
    <w:rsid w:val="1FFE520B"/>
    <w:rsid w:val="20072327"/>
    <w:rsid w:val="2011C289"/>
    <w:rsid w:val="2023FA61"/>
    <w:rsid w:val="203C095A"/>
    <w:rsid w:val="203CA4AC"/>
    <w:rsid w:val="204952BA"/>
    <w:rsid w:val="205575C5"/>
    <w:rsid w:val="20819B9B"/>
    <w:rsid w:val="208C4B33"/>
    <w:rsid w:val="20FA7C9E"/>
    <w:rsid w:val="211F5E9E"/>
    <w:rsid w:val="2121EE54"/>
    <w:rsid w:val="2158504D"/>
    <w:rsid w:val="21B1D07F"/>
    <w:rsid w:val="21DFB0BA"/>
    <w:rsid w:val="21E8123B"/>
    <w:rsid w:val="21EFADAC"/>
    <w:rsid w:val="21F5CB4F"/>
    <w:rsid w:val="220B3031"/>
    <w:rsid w:val="2249AE75"/>
    <w:rsid w:val="225A4C0F"/>
    <w:rsid w:val="22955D3A"/>
    <w:rsid w:val="22AA0CB1"/>
    <w:rsid w:val="22BFEA4A"/>
    <w:rsid w:val="22EF1913"/>
    <w:rsid w:val="231BCE51"/>
    <w:rsid w:val="233A066A"/>
    <w:rsid w:val="2340F6AF"/>
    <w:rsid w:val="2351DFC7"/>
    <w:rsid w:val="23622606"/>
    <w:rsid w:val="2376FCE8"/>
    <w:rsid w:val="238254FA"/>
    <w:rsid w:val="23B2C975"/>
    <w:rsid w:val="23BA387C"/>
    <w:rsid w:val="23F416DD"/>
    <w:rsid w:val="23FC9FB5"/>
    <w:rsid w:val="24029148"/>
    <w:rsid w:val="2422827A"/>
    <w:rsid w:val="24238EA2"/>
    <w:rsid w:val="2423F0EB"/>
    <w:rsid w:val="2438C588"/>
    <w:rsid w:val="244095B0"/>
    <w:rsid w:val="24453AE9"/>
    <w:rsid w:val="244D96CC"/>
    <w:rsid w:val="24B61ACB"/>
    <w:rsid w:val="2589C4F5"/>
    <w:rsid w:val="25940F60"/>
    <w:rsid w:val="25B0B3C9"/>
    <w:rsid w:val="25CE5642"/>
    <w:rsid w:val="25E024B7"/>
    <w:rsid w:val="25ED26B5"/>
    <w:rsid w:val="2603E079"/>
    <w:rsid w:val="264CCAC5"/>
    <w:rsid w:val="2654C9E4"/>
    <w:rsid w:val="26584420"/>
    <w:rsid w:val="26842B3B"/>
    <w:rsid w:val="2699AA65"/>
    <w:rsid w:val="26AB99F9"/>
    <w:rsid w:val="27197611"/>
    <w:rsid w:val="2725A2B9"/>
    <w:rsid w:val="275E44C7"/>
    <w:rsid w:val="2769C03D"/>
    <w:rsid w:val="279BF855"/>
    <w:rsid w:val="27C7AE77"/>
    <w:rsid w:val="27CDDE15"/>
    <w:rsid w:val="27DAFB64"/>
    <w:rsid w:val="286B9898"/>
    <w:rsid w:val="28DB32D6"/>
    <w:rsid w:val="28F0A160"/>
    <w:rsid w:val="2937E8DA"/>
    <w:rsid w:val="2949EDFA"/>
    <w:rsid w:val="297C9785"/>
    <w:rsid w:val="29875D05"/>
    <w:rsid w:val="299DAC54"/>
    <w:rsid w:val="29FBFD8F"/>
    <w:rsid w:val="2A0B17EF"/>
    <w:rsid w:val="2A159512"/>
    <w:rsid w:val="2A2123F9"/>
    <w:rsid w:val="2A4913C1"/>
    <w:rsid w:val="2A4CFFE0"/>
    <w:rsid w:val="2A5C1F98"/>
    <w:rsid w:val="2A69E3E3"/>
    <w:rsid w:val="2A6CD97E"/>
    <w:rsid w:val="2A8ED728"/>
    <w:rsid w:val="2A95A1E8"/>
    <w:rsid w:val="2A9FD7A7"/>
    <w:rsid w:val="2AC55D35"/>
    <w:rsid w:val="2B77CB95"/>
    <w:rsid w:val="2B79860E"/>
    <w:rsid w:val="2B97124B"/>
    <w:rsid w:val="2BAB9460"/>
    <w:rsid w:val="2BE2A0A3"/>
    <w:rsid w:val="2BF2EDB9"/>
    <w:rsid w:val="2BF68E51"/>
    <w:rsid w:val="2C081641"/>
    <w:rsid w:val="2CF7D94B"/>
    <w:rsid w:val="2CFD2A4A"/>
    <w:rsid w:val="2D2D9839"/>
    <w:rsid w:val="2D46AA28"/>
    <w:rsid w:val="2D6C1FC6"/>
    <w:rsid w:val="2DB2DD04"/>
    <w:rsid w:val="2DDC1148"/>
    <w:rsid w:val="2E0389D5"/>
    <w:rsid w:val="2E42D4BB"/>
    <w:rsid w:val="2E5008A8"/>
    <w:rsid w:val="2E55752D"/>
    <w:rsid w:val="2E75E2D4"/>
    <w:rsid w:val="2ED3CF68"/>
    <w:rsid w:val="2EE8A0AC"/>
    <w:rsid w:val="2F1BC54C"/>
    <w:rsid w:val="2F6B20EE"/>
    <w:rsid w:val="2F78E879"/>
    <w:rsid w:val="30408CAB"/>
    <w:rsid w:val="304C2D01"/>
    <w:rsid w:val="3077A4DD"/>
    <w:rsid w:val="30AA7E23"/>
    <w:rsid w:val="30F8462E"/>
    <w:rsid w:val="31519FA8"/>
    <w:rsid w:val="3158CB38"/>
    <w:rsid w:val="319D7C6B"/>
    <w:rsid w:val="31B0CDA5"/>
    <w:rsid w:val="31C4437B"/>
    <w:rsid w:val="31D289F5"/>
    <w:rsid w:val="31F94EA7"/>
    <w:rsid w:val="3218CFF8"/>
    <w:rsid w:val="323DFD52"/>
    <w:rsid w:val="3245CD7A"/>
    <w:rsid w:val="328786CD"/>
    <w:rsid w:val="328B55A9"/>
    <w:rsid w:val="329203F0"/>
    <w:rsid w:val="32C1DE5A"/>
    <w:rsid w:val="330B4606"/>
    <w:rsid w:val="3322B064"/>
    <w:rsid w:val="3377C883"/>
    <w:rsid w:val="338B16DB"/>
    <w:rsid w:val="33DDFB98"/>
    <w:rsid w:val="34370A2D"/>
    <w:rsid w:val="34426927"/>
    <w:rsid w:val="346D3BF6"/>
    <w:rsid w:val="3472FD2F"/>
    <w:rsid w:val="347B0028"/>
    <w:rsid w:val="347FA561"/>
    <w:rsid w:val="34DDE4D1"/>
    <w:rsid w:val="34F3205A"/>
    <w:rsid w:val="3624B477"/>
    <w:rsid w:val="3627D98A"/>
    <w:rsid w:val="3638E665"/>
    <w:rsid w:val="36B7B53A"/>
    <w:rsid w:val="36B7BBB5"/>
    <w:rsid w:val="36C4EFA2"/>
    <w:rsid w:val="37291C88"/>
    <w:rsid w:val="375121DC"/>
    <w:rsid w:val="3771B7BC"/>
    <w:rsid w:val="37860CE4"/>
    <w:rsid w:val="37E209A1"/>
    <w:rsid w:val="37E9B701"/>
    <w:rsid w:val="38126DD2"/>
    <w:rsid w:val="38665A84"/>
    <w:rsid w:val="387A01AD"/>
    <w:rsid w:val="388CD8F4"/>
    <w:rsid w:val="38B68AC4"/>
    <w:rsid w:val="38CB8686"/>
    <w:rsid w:val="38EE8F4F"/>
    <w:rsid w:val="38FC7027"/>
    <w:rsid w:val="396A832A"/>
    <w:rsid w:val="3974B50C"/>
    <w:rsid w:val="39777793"/>
    <w:rsid w:val="3983DD5D"/>
    <w:rsid w:val="398C12E4"/>
    <w:rsid w:val="39DFFFDC"/>
    <w:rsid w:val="3A0F819A"/>
    <w:rsid w:val="3A14E3C7"/>
    <w:rsid w:val="3A2C8325"/>
    <w:rsid w:val="3AAB71DB"/>
    <w:rsid w:val="3AE87607"/>
    <w:rsid w:val="3B514E77"/>
    <w:rsid w:val="3B65F665"/>
    <w:rsid w:val="3C1C2785"/>
    <w:rsid w:val="3C5F802C"/>
    <w:rsid w:val="3C858033"/>
    <w:rsid w:val="3CB09C3C"/>
    <w:rsid w:val="3CB3790B"/>
    <w:rsid w:val="3CB532D4"/>
    <w:rsid w:val="3CC14096"/>
    <w:rsid w:val="3CE1162B"/>
    <w:rsid w:val="3D3462FC"/>
    <w:rsid w:val="3D6C8BA0"/>
    <w:rsid w:val="3D78743A"/>
    <w:rsid w:val="3DB65446"/>
    <w:rsid w:val="3DE3ADEF"/>
    <w:rsid w:val="3DF945A2"/>
    <w:rsid w:val="3E319703"/>
    <w:rsid w:val="3EA64DFB"/>
    <w:rsid w:val="3EF99814"/>
    <w:rsid w:val="3F1FC1D0"/>
    <w:rsid w:val="3F3A51B1"/>
    <w:rsid w:val="3F41D995"/>
    <w:rsid w:val="3F6CBB75"/>
    <w:rsid w:val="3F86556F"/>
    <w:rsid w:val="3FFA648C"/>
    <w:rsid w:val="402AE1E3"/>
    <w:rsid w:val="4037FD47"/>
    <w:rsid w:val="4050E72F"/>
    <w:rsid w:val="40AB1CCE"/>
    <w:rsid w:val="40EC4EDF"/>
    <w:rsid w:val="40F9166C"/>
    <w:rsid w:val="412C9303"/>
    <w:rsid w:val="41461712"/>
    <w:rsid w:val="41C45939"/>
    <w:rsid w:val="41EB9DBF"/>
    <w:rsid w:val="41FCC04D"/>
    <w:rsid w:val="42199760"/>
    <w:rsid w:val="4241B73C"/>
    <w:rsid w:val="42AA75AA"/>
    <w:rsid w:val="4363D890"/>
    <w:rsid w:val="43761068"/>
    <w:rsid w:val="4436E091"/>
    <w:rsid w:val="447174A5"/>
    <w:rsid w:val="44DB1F0F"/>
    <w:rsid w:val="450BE93C"/>
    <w:rsid w:val="452C0205"/>
    <w:rsid w:val="453B3CD1"/>
    <w:rsid w:val="45682051"/>
    <w:rsid w:val="4582A663"/>
    <w:rsid w:val="45D2A1FD"/>
    <w:rsid w:val="45D67A49"/>
    <w:rsid w:val="465977A2"/>
    <w:rsid w:val="465F8D7B"/>
    <w:rsid w:val="4661282C"/>
    <w:rsid w:val="46851F52"/>
    <w:rsid w:val="470DA094"/>
    <w:rsid w:val="4791673B"/>
    <w:rsid w:val="47B3D2D7"/>
    <w:rsid w:val="48334E86"/>
    <w:rsid w:val="4838D5C3"/>
    <w:rsid w:val="485C8C80"/>
    <w:rsid w:val="486731DC"/>
    <w:rsid w:val="48AA4A79"/>
    <w:rsid w:val="48CB9C44"/>
    <w:rsid w:val="4911CCBB"/>
    <w:rsid w:val="492003C8"/>
    <w:rsid w:val="499F806A"/>
    <w:rsid w:val="49BAEA42"/>
    <w:rsid w:val="49DFD19A"/>
    <w:rsid w:val="4A533221"/>
    <w:rsid w:val="4A7CBB19"/>
    <w:rsid w:val="4A879DDE"/>
    <w:rsid w:val="4A94E757"/>
    <w:rsid w:val="4AABD49C"/>
    <w:rsid w:val="4B085517"/>
    <w:rsid w:val="4B16A5D0"/>
    <w:rsid w:val="4B2A1961"/>
    <w:rsid w:val="4B6D2C20"/>
    <w:rsid w:val="4B80254C"/>
    <w:rsid w:val="4B9111EA"/>
    <w:rsid w:val="4BE00AE7"/>
    <w:rsid w:val="4C0A45FB"/>
    <w:rsid w:val="4C8003AA"/>
    <w:rsid w:val="4C829347"/>
    <w:rsid w:val="4C86AC82"/>
    <w:rsid w:val="4C944B67"/>
    <w:rsid w:val="4CCEAD8C"/>
    <w:rsid w:val="4CE30083"/>
    <w:rsid w:val="4CEFC25B"/>
    <w:rsid w:val="4D1B2C5F"/>
    <w:rsid w:val="4D2CFEAE"/>
    <w:rsid w:val="4D7E3B57"/>
    <w:rsid w:val="4E50E638"/>
    <w:rsid w:val="4E7B08C3"/>
    <w:rsid w:val="4E9E4F78"/>
    <w:rsid w:val="4EABCE66"/>
    <w:rsid w:val="4EB72E96"/>
    <w:rsid w:val="4ED66E08"/>
    <w:rsid w:val="4EF54B87"/>
    <w:rsid w:val="4F36589F"/>
    <w:rsid w:val="4F48A458"/>
    <w:rsid w:val="4F7A8F57"/>
    <w:rsid w:val="4F8F4767"/>
    <w:rsid w:val="4F989398"/>
    <w:rsid w:val="4FFFDA17"/>
    <w:rsid w:val="501F10F0"/>
    <w:rsid w:val="504C0E8B"/>
    <w:rsid w:val="504F4051"/>
    <w:rsid w:val="50706DC2"/>
    <w:rsid w:val="508A9C7D"/>
    <w:rsid w:val="50D91489"/>
    <w:rsid w:val="50DC9E9C"/>
    <w:rsid w:val="50DDFF62"/>
    <w:rsid w:val="510B3BB5"/>
    <w:rsid w:val="51188515"/>
    <w:rsid w:val="513C658A"/>
    <w:rsid w:val="51577DD2"/>
    <w:rsid w:val="515B0C61"/>
    <w:rsid w:val="51B0FBA6"/>
    <w:rsid w:val="51D6A3FC"/>
    <w:rsid w:val="51E769E2"/>
    <w:rsid w:val="51EC25FC"/>
    <w:rsid w:val="521C8773"/>
    <w:rsid w:val="52A67710"/>
    <w:rsid w:val="5329CAB7"/>
    <w:rsid w:val="533D0864"/>
    <w:rsid w:val="538971C4"/>
    <w:rsid w:val="539ABBD6"/>
    <w:rsid w:val="53C0A128"/>
    <w:rsid w:val="53C4456D"/>
    <w:rsid w:val="53F571CF"/>
    <w:rsid w:val="540827CD"/>
    <w:rsid w:val="5418CBB2"/>
    <w:rsid w:val="541D9184"/>
    <w:rsid w:val="544A5C35"/>
    <w:rsid w:val="545CB64C"/>
    <w:rsid w:val="54970DD9"/>
    <w:rsid w:val="5506584C"/>
    <w:rsid w:val="5510D56F"/>
    <w:rsid w:val="5534FE95"/>
    <w:rsid w:val="555390BD"/>
    <w:rsid w:val="556A5261"/>
    <w:rsid w:val="5592F8A8"/>
    <w:rsid w:val="559A780C"/>
    <w:rsid w:val="55C742BD"/>
    <w:rsid w:val="56549278"/>
    <w:rsid w:val="56CE6089"/>
    <w:rsid w:val="56D754C6"/>
    <w:rsid w:val="56DD2CE2"/>
    <w:rsid w:val="56E799B6"/>
    <w:rsid w:val="56F4CDA3"/>
    <w:rsid w:val="571182B7"/>
    <w:rsid w:val="572C2FD8"/>
    <w:rsid w:val="57FA9CBA"/>
    <w:rsid w:val="581E77BD"/>
    <w:rsid w:val="589ECFBB"/>
    <w:rsid w:val="58BC94CF"/>
    <w:rsid w:val="58C90EEC"/>
    <w:rsid w:val="58CB02F4"/>
    <w:rsid w:val="5929ABE0"/>
    <w:rsid w:val="598AFC6C"/>
    <w:rsid w:val="59CAC8E2"/>
    <w:rsid w:val="5A1705A9"/>
    <w:rsid w:val="5A59E0C4"/>
    <w:rsid w:val="5A7B328F"/>
    <w:rsid w:val="5AA2CF62"/>
    <w:rsid w:val="5AC3CDC3"/>
    <w:rsid w:val="5B0B8A63"/>
    <w:rsid w:val="5B15A726"/>
    <w:rsid w:val="5B5A9E15"/>
    <w:rsid w:val="5B693C86"/>
    <w:rsid w:val="5B88DD1B"/>
    <w:rsid w:val="5B999407"/>
    <w:rsid w:val="5BA5BE80"/>
    <w:rsid w:val="5BA97AC8"/>
    <w:rsid w:val="5BB8708B"/>
    <w:rsid w:val="5BBAC295"/>
    <w:rsid w:val="5BCC17B4"/>
    <w:rsid w:val="5BF05E62"/>
    <w:rsid w:val="5C05E0A2"/>
    <w:rsid w:val="5C550973"/>
    <w:rsid w:val="5C77A242"/>
    <w:rsid w:val="5C7D0EC7"/>
    <w:rsid w:val="5C8E620E"/>
    <w:rsid w:val="5CA22D21"/>
    <w:rsid w:val="5D2CAD94"/>
    <w:rsid w:val="5D4C4D2E"/>
    <w:rsid w:val="5D4FEACE"/>
    <w:rsid w:val="5D7E992C"/>
    <w:rsid w:val="5D9466A8"/>
    <w:rsid w:val="5DBA0F17"/>
    <w:rsid w:val="5DCC042E"/>
    <w:rsid w:val="5DD3CED3"/>
    <w:rsid w:val="5DE16090"/>
    <w:rsid w:val="5DF04ADC"/>
    <w:rsid w:val="5DFF1B79"/>
    <w:rsid w:val="5E11EEBC"/>
    <w:rsid w:val="5E3E1E1B"/>
    <w:rsid w:val="5E5BDDD9"/>
    <w:rsid w:val="5F8B4457"/>
    <w:rsid w:val="5F8EBAE3"/>
    <w:rsid w:val="5FD9252E"/>
    <w:rsid w:val="5FFD65A4"/>
    <w:rsid w:val="60076DEA"/>
    <w:rsid w:val="6013569D"/>
    <w:rsid w:val="603621E4"/>
    <w:rsid w:val="60627F6E"/>
    <w:rsid w:val="606EB009"/>
    <w:rsid w:val="60C3025D"/>
    <w:rsid w:val="6108F945"/>
    <w:rsid w:val="6135C3F6"/>
    <w:rsid w:val="613DDF78"/>
    <w:rsid w:val="6144F1E5"/>
    <w:rsid w:val="61507FEA"/>
    <w:rsid w:val="61A257B8"/>
    <w:rsid w:val="61F65E6F"/>
    <w:rsid w:val="62668C78"/>
    <w:rsid w:val="6266BF49"/>
    <w:rsid w:val="6271D7D7"/>
    <w:rsid w:val="62844955"/>
    <w:rsid w:val="629B541C"/>
    <w:rsid w:val="62E2D029"/>
    <w:rsid w:val="62F02A8B"/>
    <w:rsid w:val="630568F8"/>
    <w:rsid w:val="6309AF0D"/>
    <w:rsid w:val="6320DF2C"/>
    <w:rsid w:val="6324EA49"/>
    <w:rsid w:val="634BC0AD"/>
    <w:rsid w:val="634DA9DD"/>
    <w:rsid w:val="636A357C"/>
    <w:rsid w:val="6390FFE0"/>
    <w:rsid w:val="63A1436D"/>
    <w:rsid w:val="63C768F3"/>
    <w:rsid w:val="63FB0BA0"/>
    <w:rsid w:val="64210EA4"/>
    <w:rsid w:val="646D93AF"/>
    <w:rsid w:val="647C2862"/>
    <w:rsid w:val="649AAD7B"/>
    <w:rsid w:val="65276BA2"/>
    <w:rsid w:val="654B24BD"/>
    <w:rsid w:val="654B3FE7"/>
    <w:rsid w:val="6586CD60"/>
    <w:rsid w:val="658AF3ED"/>
    <w:rsid w:val="65AA4B62"/>
    <w:rsid w:val="65C4D1C8"/>
    <w:rsid w:val="6646A424"/>
    <w:rsid w:val="666CB9BA"/>
    <w:rsid w:val="66A65EBE"/>
    <w:rsid w:val="66AA05E4"/>
    <w:rsid w:val="66B2BCB8"/>
    <w:rsid w:val="66B5EE97"/>
    <w:rsid w:val="66CA2C6F"/>
    <w:rsid w:val="66D35489"/>
    <w:rsid w:val="66F0FFC2"/>
    <w:rsid w:val="6721B463"/>
    <w:rsid w:val="6731B3F0"/>
    <w:rsid w:val="6737E539"/>
    <w:rsid w:val="67C02F90"/>
    <w:rsid w:val="67C56984"/>
    <w:rsid w:val="6802506B"/>
    <w:rsid w:val="6802A5BE"/>
    <w:rsid w:val="685DFF43"/>
    <w:rsid w:val="6863430E"/>
    <w:rsid w:val="6882918E"/>
    <w:rsid w:val="68A12BF0"/>
    <w:rsid w:val="68C6F4DF"/>
    <w:rsid w:val="68EE4615"/>
    <w:rsid w:val="6902E7E1"/>
    <w:rsid w:val="690F9013"/>
    <w:rsid w:val="69289050"/>
    <w:rsid w:val="69AB8DA9"/>
    <w:rsid w:val="69C5176D"/>
    <w:rsid w:val="69E2587F"/>
    <w:rsid w:val="6A477FAC"/>
    <w:rsid w:val="6A4BC418"/>
    <w:rsid w:val="6A541A1F"/>
    <w:rsid w:val="6A5FB69B"/>
    <w:rsid w:val="6A9A4D61"/>
    <w:rsid w:val="6AB59D07"/>
    <w:rsid w:val="6AD59C6A"/>
    <w:rsid w:val="6B13F9BC"/>
    <w:rsid w:val="6B763780"/>
    <w:rsid w:val="6B81D7D6"/>
    <w:rsid w:val="6B86A909"/>
    <w:rsid w:val="6BC4311E"/>
    <w:rsid w:val="6C101BB9"/>
    <w:rsid w:val="6C4D0CB2"/>
    <w:rsid w:val="6C728250"/>
    <w:rsid w:val="6C7E8455"/>
    <w:rsid w:val="6C892377"/>
    <w:rsid w:val="6CAE73EF"/>
    <w:rsid w:val="6CFE8B8D"/>
    <w:rsid w:val="6D2740E2"/>
    <w:rsid w:val="6D5076E5"/>
    <w:rsid w:val="6D51C8DD"/>
    <w:rsid w:val="6D6DFC1E"/>
    <w:rsid w:val="6DA98E3A"/>
    <w:rsid w:val="6DF842CD"/>
    <w:rsid w:val="6DFAE8F1"/>
    <w:rsid w:val="6E34CDE9"/>
    <w:rsid w:val="6E6D2C7D"/>
    <w:rsid w:val="6E73EA31"/>
    <w:rsid w:val="6F1F353B"/>
    <w:rsid w:val="6F45466E"/>
    <w:rsid w:val="6F94BA56"/>
    <w:rsid w:val="6FACE61F"/>
    <w:rsid w:val="6FFF26E3"/>
    <w:rsid w:val="70557BCA"/>
    <w:rsid w:val="706D4266"/>
    <w:rsid w:val="708B7D07"/>
    <w:rsid w:val="70AC8D4C"/>
    <w:rsid w:val="70CCB834"/>
    <w:rsid w:val="70D26B6B"/>
    <w:rsid w:val="70ECFB4C"/>
    <w:rsid w:val="70F9AFF1"/>
    <w:rsid w:val="711F6510"/>
    <w:rsid w:val="7197502C"/>
    <w:rsid w:val="71BD40DF"/>
    <w:rsid w:val="71D4E1FF"/>
    <w:rsid w:val="71E8ACE5"/>
    <w:rsid w:val="71E9F61D"/>
    <w:rsid w:val="71EE3F45"/>
    <w:rsid w:val="71F0657F"/>
    <w:rsid w:val="7201809F"/>
    <w:rsid w:val="72A72029"/>
    <w:rsid w:val="72CCA55E"/>
    <w:rsid w:val="735F9D05"/>
    <w:rsid w:val="739C864A"/>
    <w:rsid w:val="739E2492"/>
    <w:rsid w:val="73A44BB0"/>
    <w:rsid w:val="73AFAC82"/>
    <w:rsid w:val="73B61DFF"/>
    <w:rsid w:val="73C7A5EF"/>
    <w:rsid w:val="741AEBD8"/>
    <w:rsid w:val="743FB671"/>
    <w:rsid w:val="74AD2268"/>
    <w:rsid w:val="74F5C834"/>
    <w:rsid w:val="751645A4"/>
    <w:rsid w:val="756359AA"/>
    <w:rsid w:val="7577FB76"/>
    <w:rsid w:val="75803002"/>
    <w:rsid w:val="758AAD81"/>
    <w:rsid w:val="760C702D"/>
    <w:rsid w:val="76117431"/>
    <w:rsid w:val="761D1487"/>
    <w:rsid w:val="7639A080"/>
    <w:rsid w:val="76441DA3"/>
    <w:rsid w:val="765622C3"/>
    <w:rsid w:val="766C3D58"/>
    <w:rsid w:val="76A1BEDD"/>
    <w:rsid w:val="76D6D9FC"/>
    <w:rsid w:val="76D7AE84"/>
    <w:rsid w:val="76F0590F"/>
    <w:rsid w:val="7708CD91"/>
    <w:rsid w:val="77365C53"/>
    <w:rsid w:val="773EC66A"/>
    <w:rsid w:val="775A3DD4"/>
    <w:rsid w:val="778C3384"/>
    <w:rsid w:val="77BFFD74"/>
    <w:rsid w:val="77D8980F"/>
    <w:rsid w:val="781CF528"/>
    <w:rsid w:val="78523FAE"/>
    <w:rsid w:val="78586E53"/>
    <w:rsid w:val="78780517"/>
    <w:rsid w:val="787B95C1"/>
    <w:rsid w:val="789D7AB5"/>
    <w:rsid w:val="78A51206"/>
    <w:rsid w:val="78FC70A4"/>
    <w:rsid w:val="791958C4"/>
    <w:rsid w:val="7994276D"/>
    <w:rsid w:val="79C6DC72"/>
    <w:rsid w:val="79D9F33D"/>
    <w:rsid w:val="7A0CB23B"/>
    <w:rsid w:val="7A381E41"/>
    <w:rsid w:val="7A43E4B5"/>
    <w:rsid w:val="7A68B82A"/>
    <w:rsid w:val="7ABF4F1D"/>
    <w:rsid w:val="7AE69535"/>
    <w:rsid w:val="7AED618D"/>
    <w:rsid w:val="7B17293D"/>
    <w:rsid w:val="7B47A94B"/>
    <w:rsid w:val="7B54FDD1"/>
    <w:rsid w:val="7C029A03"/>
    <w:rsid w:val="7C3D3BEF"/>
    <w:rsid w:val="7C750946"/>
    <w:rsid w:val="7C7BC1E7"/>
    <w:rsid w:val="7CAC3C03"/>
    <w:rsid w:val="7CB5C6BD"/>
    <w:rsid w:val="7CD7EE32"/>
    <w:rsid w:val="7CEA8EA4"/>
    <w:rsid w:val="7D3A352B"/>
    <w:rsid w:val="7D50E4C1"/>
    <w:rsid w:val="7DBC875B"/>
    <w:rsid w:val="7DE14ECD"/>
    <w:rsid w:val="7E200710"/>
    <w:rsid w:val="7E64B36E"/>
    <w:rsid w:val="7EF34B98"/>
    <w:rsid w:val="7F0B4505"/>
    <w:rsid w:val="7F384287"/>
    <w:rsid w:val="7F67FB09"/>
    <w:rsid w:val="7FBC845C"/>
    <w:rsid w:val="7FC9B849"/>
    <w:rsid w:val="7FD47DC9"/>
    <w:rsid w:val="7FE1E92A"/>
    <w:rsid w:val="7FE38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689764"/>
  <w15:docId w15:val="{BD4FBE4E-B709-407E-82CA-2761FABE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e">
    <w:name w:val="Normal"/>
    <w:qFormat/>
    <w:rsid w:val="00714C18"/>
    <w:pPr>
      <w:spacing w:after="160" w:line="259" w:lineRule="auto"/>
    </w:pPr>
    <w:rPr>
      <w:rFonts w:asciiTheme="majorHAnsi" w:hAnsiTheme="majorHAnsi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eastAsiaTheme="majorEastAsia" w:cstheme="majorBidi"/>
      <w:color w:val="7B230B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C742FB"/>
    <w:pPr>
      <w:keepNext/>
      <w:keepLines/>
      <w:spacing w:before="40" w:after="0"/>
      <w:outlineLvl w:val="1"/>
    </w:pPr>
    <w:rPr>
      <w:rFonts w:eastAsiaTheme="majorEastAsia" w:cstheme="majorBidi"/>
      <w:color w:val="7B230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C215C"/>
    <w:pPr>
      <w:keepNext/>
      <w:keepLines/>
      <w:spacing w:before="40" w:after="0"/>
      <w:outlineLvl w:val="2"/>
    </w:pPr>
    <w:rPr>
      <w:rFonts w:eastAsiaTheme="majorEastAsia" w:cstheme="majorBidi"/>
      <w:color w:val="7B230B" w:themeColor="accent1" w:themeShade="BF"/>
      <w:sz w:val="36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969C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7B230B" w:themeColor="accent1" w:themeShade="BF"/>
      <w:sz w:val="32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24257A"/>
    <w:pPr>
      <w:keepNext/>
      <w:keepLines/>
      <w:spacing w:before="40" w:after="0"/>
      <w:outlineLvl w:val="4"/>
    </w:pPr>
    <w:rPr>
      <w:rFonts w:eastAsiaTheme="majorEastAsia" w:cstheme="majorBidi"/>
      <w:color w:val="7B230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GpsTitoloCarattere">
    <w:name w:val="Gps Titolo Carattere"/>
    <w:basedOn w:val="TitoloCarattere"/>
    <w:link w:val="GpsTitolo"/>
    <w:qFormat/>
    <w:rsid w:val="004C1221"/>
    <w:rPr>
      <w:rFonts w:ascii="Century Gothic" w:eastAsiaTheme="majorEastAsia" w:hAnsi="Century Gothic" w:cstheme="majorBidi"/>
      <w:color w:val="521807" w:themeColor="accent1" w:themeShade="80"/>
      <w:spacing w:val="-10"/>
      <w:kern w:val="2"/>
      <w:sz w:val="36"/>
      <w:szCs w:val="36"/>
      <w:u w:val="none" w:color="1F4E79"/>
    </w:rPr>
  </w:style>
  <w:style w:type="character" w:customStyle="1" w:styleId="TitoloCarattere">
    <w:name w:val="Titolo Carattere"/>
    <w:basedOn w:val="Carpredefinitoparagrafo"/>
    <w:link w:val="Titolo"/>
    <w:uiPriority w:val="10"/>
    <w:qFormat/>
    <w:rsid w:val="005060F1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GpsParagrafoCarattere">
    <w:name w:val="Gps Paragrafo Carattere"/>
    <w:basedOn w:val="Titolo2Carattere"/>
    <w:link w:val="GpsParagrafo"/>
    <w:qFormat/>
    <w:rsid w:val="00940DAE"/>
    <w:rPr>
      <w:rFonts w:ascii="Garamond" w:eastAsiaTheme="majorEastAsia" w:hAnsi="Garamond" w:cstheme="majorBidi"/>
      <w:b/>
      <w:color w:val="7B230B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qFormat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qFormat/>
    <w:rsid w:val="00C742FB"/>
    <w:rPr>
      <w:rFonts w:asciiTheme="majorHAnsi" w:eastAsiaTheme="majorEastAsia" w:hAnsiTheme="majorHAnsi" w:cstheme="majorBidi"/>
      <w:color w:val="7B230B" w:themeColor="accent1" w:themeShade="BF"/>
      <w:sz w:val="44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qFormat/>
    <w:rsid w:val="005C3DBA"/>
    <w:rPr>
      <w:rFonts w:asciiTheme="majorHAnsi" w:eastAsiaTheme="majorEastAsia" w:hAnsiTheme="majorHAnsi" w:cstheme="majorBidi"/>
      <w:color w:val="7B230B" w:themeColor="accent1" w:themeShade="BF"/>
      <w:sz w:val="32"/>
      <w:szCs w:val="32"/>
    </w:rPr>
  </w:style>
  <w:style w:type="character" w:customStyle="1" w:styleId="CollegamentoInternet">
    <w:name w:val="Collegamento Internet"/>
    <w:basedOn w:val="Carpredefinitoparagrafo"/>
    <w:uiPriority w:val="99"/>
    <w:unhideWhenUsed/>
    <w:rsid w:val="005C3DBA"/>
    <w:rPr>
      <w:color w:val="6B9F25" w:themeColor="hyperlink"/>
      <w:u w:val="single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qFormat/>
    <w:rsid w:val="00F6438F"/>
  </w:style>
  <w:style w:type="character" w:customStyle="1" w:styleId="PidipaginaCarattere">
    <w:name w:val="Piè di pagina Carattere"/>
    <w:basedOn w:val="Carpredefinitoparagrafo"/>
    <w:link w:val="Pidipagina"/>
    <w:uiPriority w:val="99"/>
    <w:qFormat/>
    <w:rsid w:val="00F6438F"/>
  </w:style>
  <w:style w:type="character" w:customStyle="1" w:styleId="SottotitoloDocumentoCarattere">
    <w:name w:val="Sottotitolo Documento Carattere"/>
    <w:basedOn w:val="Carpredefinitoparagrafo"/>
    <w:link w:val="SottotitoloDocumento"/>
    <w:qFormat/>
    <w:rsid w:val="004C1221"/>
    <w:rPr>
      <w:rFonts w:ascii="Garamond" w:eastAsia="Droid Sans" w:hAnsi="Garamond" w:cs="Droid Sans"/>
      <w:color w:val="521807" w:themeColor="accent1" w:themeShade="80"/>
      <w:sz w:val="40"/>
      <w:szCs w:val="40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qFormat/>
    <w:rsid w:val="009D6912"/>
    <w:rPr>
      <w:rFonts w:ascii="Garamond" w:eastAsiaTheme="majorEastAsia" w:hAnsi="Garamond" w:cstheme="majorBidi"/>
      <w:b/>
      <w:i/>
      <w:color w:val="7B230B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qFormat/>
    <w:rsid w:val="00CC73AE"/>
    <w:rPr>
      <w:rFonts w:ascii="Century Gothic" w:eastAsia="Droid Sans" w:hAnsi="Century Gothic" w:cs="Droid Sans"/>
      <w:color w:val="521807" w:themeColor="accent1" w:themeShade="80"/>
      <w:sz w:val="96"/>
      <w:szCs w:val="96"/>
      <w:lang w:eastAsia="it-IT"/>
    </w:rPr>
  </w:style>
  <w:style w:type="paragraph" w:styleId="Titolo">
    <w:name w:val="Title"/>
    <w:basedOn w:val="Normale"/>
    <w:next w:val="Corpotesto"/>
    <w:link w:val="TitoloCarattere"/>
    <w:uiPriority w:val="10"/>
    <w:qFormat/>
    <w:rsid w:val="005060F1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  <w:rPr>
      <w:rFonts w:cs="Lohit Devanagari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ice">
    <w:name w:val="Indice"/>
    <w:basedOn w:val="Normale"/>
    <w:qFormat/>
    <w:pPr>
      <w:suppressLineNumbers/>
    </w:pPr>
    <w:rPr>
      <w:rFonts w:cs="Lohit Devanagari"/>
    </w:rPr>
  </w:style>
  <w:style w:type="paragraph" w:customStyle="1" w:styleId="GpsTitolo">
    <w:name w:val="Gps Titolo"/>
    <w:basedOn w:val="Titolo1"/>
    <w:link w:val="GpsTitoloCarattere"/>
    <w:qFormat/>
    <w:rsid w:val="004C1221"/>
    <w:pPr>
      <w:pBdr>
        <w:bottom w:val="single" w:sz="2" w:space="1" w:color="DEEAF6"/>
      </w:pBdr>
      <w:spacing w:before="120" w:after="120" w:line="360" w:lineRule="auto"/>
      <w:outlineLvl w:val="9"/>
    </w:pPr>
    <w:rPr>
      <w:rFonts w:ascii="Century Gothic" w:hAnsi="Century Gothic"/>
      <w:color w:val="521807" w:themeColor="accent1" w:themeShade="80"/>
      <w:sz w:val="36"/>
      <w:szCs w:val="36"/>
      <w:u w:color="1F4E79"/>
    </w:rPr>
  </w:style>
  <w:style w:type="paragraph" w:customStyle="1" w:styleId="GpsParagrafo">
    <w:name w:val="Gps Paragrafo"/>
    <w:basedOn w:val="Titolo2"/>
    <w:link w:val="GpsParagrafoCarattere"/>
    <w:qFormat/>
    <w:rsid w:val="00940DAE"/>
    <w:pPr>
      <w:spacing w:before="360" w:after="240" w:line="360" w:lineRule="auto"/>
      <w:outlineLvl w:val="9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5C3DBA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5C3DBA"/>
    <w:pPr>
      <w:spacing w:after="100"/>
      <w:ind w:left="220"/>
    </w:pPr>
  </w:style>
  <w:style w:type="paragraph" w:styleId="Sommario1">
    <w:name w:val="toc 1"/>
    <w:basedOn w:val="Normale"/>
    <w:next w:val="Normale"/>
    <w:autoRedefine/>
    <w:uiPriority w:val="39"/>
    <w:unhideWhenUsed/>
    <w:rsid w:val="005C3DBA"/>
    <w:pPr>
      <w:spacing w:after="100"/>
    </w:pPr>
  </w:style>
  <w:style w:type="paragraph" w:customStyle="1" w:styleId="Intestazioneepidipagina">
    <w:name w:val="Intestazione e piè di pagina"/>
    <w:basedOn w:val="Normale"/>
    <w:qFormat/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spacing w:after="0" w:line="276" w:lineRule="auto"/>
      <w:jc w:val="right"/>
    </w:pPr>
    <w:rPr>
      <w:rFonts w:ascii="Garamond" w:eastAsia="Droid Sans" w:hAnsi="Garamond" w:cs="Droid Sans"/>
      <w:color w:val="521807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qFormat/>
    <w:rsid w:val="009D6912"/>
    <w:pPr>
      <w:ind w:right="-285"/>
      <w:outlineLvl w:val="9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spacing w:after="0" w:line="276" w:lineRule="auto"/>
      <w:jc w:val="right"/>
    </w:pPr>
    <w:rPr>
      <w:rFonts w:ascii="Century Gothic" w:eastAsia="Droid Sans" w:hAnsi="Century Gothic" w:cs="Droid Sans"/>
      <w:color w:val="521807" w:themeColor="accent1" w:themeShade="80"/>
      <w:sz w:val="96"/>
      <w:szCs w:val="96"/>
      <w:lang w:eastAsia="it-IT"/>
    </w:rPr>
  </w:style>
  <w:style w:type="paragraph" w:customStyle="1" w:styleId="p1">
    <w:name w:val="p1"/>
    <w:basedOn w:val="Normale"/>
    <w:qFormat/>
    <w:rsid w:val="00EC41BC"/>
    <w:pPr>
      <w:spacing w:after="0" w:line="240" w:lineRule="auto"/>
    </w:pPr>
    <w:rPr>
      <w:rFonts w:ascii="Helvetica" w:hAnsi="Helvetica" w:cs="Times New Roman"/>
      <w:sz w:val="42"/>
      <w:szCs w:val="42"/>
      <w:lang w:eastAsia="it-IT"/>
    </w:rPr>
  </w:style>
  <w:style w:type="paragraph" w:customStyle="1" w:styleId="Contenutocornice">
    <w:name w:val="Contenuto cornice"/>
    <w:basedOn w:val="Normale"/>
    <w:qFormat/>
  </w:style>
  <w:style w:type="table" w:styleId="Tabellagriglia5scura-colore1">
    <w:name w:val="Grid Table 5 Dark Accent 1"/>
    <w:basedOn w:val="Tabellanormale"/>
    <w:uiPriority w:val="50"/>
    <w:rsid w:val="0015001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character" w:styleId="Collegamentoipertestuale">
    <w:name w:val="Hyperlink"/>
    <w:basedOn w:val="Carpredefinitoparagrafo"/>
    <w:uiPriority w:val="99"/>
    <w:unhideWhenUsed/>
    <w:rsid w:val="00E500A0"/>
    <w:rPr>
      <w:color w:val="6B9F25" w:themeColor="hyperlink"/>
      <w:u w:val="single"/>
    </w:rPr>
  </w:style>
  <w:style w:type="paragraph" w:styleId="Revisione">
    <w:name w:val="Revision"/>
    <w:hidden/>
    <w:uiPriority w:val="99"/>
    <w:semiHidden/>
    <w:rsid w:val="00AD3F9A"/>
    <w:pPr>
      <w:suppressAutoHyphens w:val="0"/>
    </w:pPr>
  </w:style>
  <w:style w:type="table" w:styleId="Grigliatabella">
    <w:name w:val="Table Grid"/>
    <w:basedOn w:val="Tabellanormale"/>
    <w:uiPriority w:val="59"/>
    <w:rsid w:val="00E06C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5">
    <w:name w:val="Grid Table 3 Accent 5"/>
    <w:basedOn w:val="Tabellanormale"/>
    <w:uiPriority w:val="48"/>
    <w:rsid w:val="006F4017"/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  <w:tblStylePr w:type="neCell">
      <w:tblPr/>
      <w:tcPr>
        <w:tcBorders>
          <w:bottom w:val="single" w:sz="4" w:space="0" w:color="B89C91" w:themeColor="accent5" w:themeTint="99"/>
        </w:tcBorders>
      </w:tcPr>
    </w:tblStylePr>
    <w:tblStylePr w:type="nwCell">
      <w:tblPr/>
      <w:tcPr>
        <w:tcBorders>
          <w:bottom w:val="single" w:sz="4" w:space="0" w:color="B89C91" w:themeColor="accent5" w:themeTint="99"/>
        </w:tcBorders>
      </w:tcPr>
    </w:tblStylePr>
    <w:tblStylePr w:type="seCell">
      <w:tblPr/>
      <w:tcPr>
        <w:tcBorders>
          <w:top w:val="single" w:sz="4" w:space="0" w:color="B89C91" w:themeColor="accent5" w:themeTint="99"/>
        </w:tcBorders>
      </w:tcPr>
    </w:tblStylePr>
    <w:tblStylePr w:type="swCell">
      <w:tblPr/>
      <w:tcPr>
        <w:tcBorders>
          <w:top w:val="single" w:sz="4" w:space="0" w:color="B89C91" w:themeColor="accent5" w:themeTint="99"/>
        </w:tcBorders>
      </w:tcPr>
    </w:tblStylePr>
  </w:style>
  <w:style w:type="table" w:styleId="Tabellagriglia4-colore5">
    <w:name w:val="Grid Table 4 Accent 5"/>
    <w:basedOn w:val="Tabellanormale"/>
    <w:uiPriority w:val="49"/>
    <w:rsid w:val="006F4017"/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5F52" w:themeColor="accent5"/>
          <w:left w:val="single" w:sz="4" w:space="0" w:color="7F5F52" w:themeColor="accent5"/>
          <w:bottom w:val="single" w:sz="4" w:space="0" w:color="7F5F52" w:themeColor="accent5"/>
          <w:right w:val="single" w:sz="4" w:space="0" w:color="7F5F52" w:themeColor="accent5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</w:rPr>
      <w:tblPr/>
      <w:tcPr>
        <w:tcBorders>
          <w:top w:val="double" w:sz="4" w:space="0" w:color="7F5F5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8C215C"/>
    <w:rPr>
      <w:rFonts w:asciiTheme="majorHAnsi" w:eastAsiaTheme="majorEastAsia" w:hAnsiTheme="majorHAnsi" w:cstheme="majorBidi"/>
      <w:color w:val="7B230B" w:themeColor="accent1" w:themeShade="BF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C742FB"/>
    <w:pPr>
      <w:spacing w:after="100"/>
      <w:ind w:left="440"/>
    </w:pPr>
  </w:style>
  <w:style w:type="table" w:styleId="Tabellagriglia5scura-colore5">
    <w:name w:val="Grid Table 5 Dark Accent 5"/>
    <w:basedOn w:val="Tabellanormale"/>
    <w:uiPriority w:val="50"/>
    <w:rsid w:val="00CE30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DE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5F5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5F52" w:themeFill="accent5"/>
      </w:tcPr>
    </w:tblStylePr>
    <w:tblStylePr w:type="band1Vert">
      <w:tblPr/>
      <w:tcPr>
        <w:shd w:val="clear" w:color="auto" w:fill="CFBDB5" w:themeFill="accent5" w:themeFillTint="66"/>
      </w:tcPr>
    </w:tblStylePr>
    <w:tblStylePr w:type="band1Horz">
      <w:tblPr/>
      <w:tcPr>
        <w:shd w:val="clear" w:color="auto" w:fill="CFBDB5" w:themeFill="accent5" w:themeFillTint="66"/>
      </w:tcPr>
    </w:tblStylePr>
  </w:style>
  <w:style w:type="character" w:styleId="Menzionenonrisolta">
    <w:name w:val="Unresolved Mention"/>
    <w:basedOn w:val="Carpredefinitoparagrafo"/>
    <w:uiPriority w:val="99"/>
    <w:rsid w:val="00312EFD"/>
    <w:rPr>
      <w:color w:val="605E5C"/>
      <w:shd w:val="clear" w:color="auto" w:fill="E1DFDD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969CD"/>
    <w:rPr>
      <w:rFonts w:asciiTheme="majorHAnsi" w:eastAsiaTheme="majorEastAsia" w:hAnsiTheme="majorHAnsi" w:cstheme="majorBidi"/>
      <w:i/>
      <w:iCs/>
      <w:color w:val="7B230B" w:themeColor="accent1" w:themeShade="BF"/>
      <w:sz w:val="32"/>
    </w:rPr>
  </w:style>
  <w:style w:type="character" w:styleId="Rimandocommento">
    <w:name w:val="annotation reference"/>
    <w:basedOn w:val="Carpredefinitoparagrafo"/>
    <w:uiPriority w:val="99"/>
    <w:semiHidden/>
    <w:unhideWhenUsed/>
    <w:rsid w:val="003B2A3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3B2A3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3B2A3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B2A3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B2A37"/>
    <w:rPr>
      <w:b/>
      <w:bCs/>
      <w:sz w:val="20"/>
      <w:szCs w:val="20"/>
    </w:rPr>
  </w:style>
  <w:style w:type="table" w:styleId="Tabellagriglia4-colore1">
    <w:name w:val="Grid Table 4 Accent 1"/>
    <w:basedOn w:val="Tabellanormale"/>
    <w:uiPriority w:val="49"/>
    <w:rsid w:val="004318F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230B" w:themeFill="accent1" w:themeFillShade="BF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paragraph" w:customStyle="1" w:styleId="Default">
    <w:name w:val="Default"/>
    <w:rsid w:val="000C0532"/>
    <w:pPr>
      <w:suppressAutoHyphens w:val="0"/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Tabellagriglia6acolori-colore5">
    <w:name w:val="Grid Table 6 Colorful Accent 5"/>
    <w:basedOn w:val="Tabellanormale"/>
    <w:uiPriority w:val="51"/>
    <w:rsid w:val="00984297"/>
    <w:rPr>
      <w:color w:val="5E473D" w:themeColor="accent5" w:themeShade="BF"/>
    </w:rPr>
    <w:tblPr>
      <w:tblStyleRowBandSize w:val="1"/>
      <w:tblStyleColBandSize w:val="1"/>
      <w:tblBorders>
        <w:top w:val="single" w:sz="4" w:space="0" w:color="B89C91" w:themeColor="accent5" w:themeTint="99"/>
        <w:left w:val="single" w:sz="4" w:space="0" w:color="B89C91" w:themeColor="accent5" w:themeTint="99"/>
        <w:bottom w:val="single" w:sz="4" w:space="0" w:color="B89C91" w:themeColor="accent5" w:themeTint="99"/>
        <w:right w:val="single" w:sz="4" w:space="0" w:color="B89C91" w:themeColor="accent5" w:themeTint="99"/>
        <w:insideH w:val="single" w:sz="4" w:space="0" w:color="B89C91" w:themeColor="accent5" w:themeTint="99"/>
        <w:insideV w:val="single" w:sz="4" w:space="0" w:color="B89C9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89C9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89C9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Tabellagriglia5scura-colore2">
    <w:name w:val="Grid Table 5 Dark Accent 2"/>
    <w:basedOn w:val="Tabellanormale"/>
    <w:uiPriority w:val="50"/>
    <w:rsid w:val="00F2010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Tabellagriglia5scura">
    <w:name w:val="Grid Table 5 Dark"/>
    <w:basedOn w:val="Tabellanormale"/>
    <w:uiPriority w:val="50"/>
    <w:rsid w:val="0015001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4-colore6">
    <w:name w:val="Grid Table 4 Accent 6"/>
    <w:basedOn w:val="Tabellanormale"/>
    <w:uiPriority w:val="49"/>
    <w:rsid w:val="0043499B"/>
    <w:tblPr>
      <w:tblStyleRowBandSize w:val="1"/>
      <w:tblStyleColBandSize w:val="1"/>
      <w:tblBorders>
        <w:top w:val="single" w:sz="4" w:space="0" w:color="D1B090" w:themeColor="accent6" w:themeTint="99"/>
        <w:left w:val="single" w:sz="4" w:space="0" w:color="D1B090" w:themeColor="accent6" w:themeTint="99"/>
        <w:bottom w:val="single" w:sz="4" w:space="0" w:color="D1B090" w:themeColor="accent6" w:themeTint="99"/>
        <w:right w:val="single" w:sz="4" w:space="0" w:color="D1B090" w:themeColor="accent6" w:themeTint="99"/>
        <w:insideH w:val="single" w:sz="4" w:space="0" w:color="D1B090" w:themeColor="accent6" w:themeTint="99"/>
        <w:insideV w:val="single" w:sz="4" w:space="0" w:color="D1B0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7D49" w:themeColor="accent6"/>
          <w:left w:val="single" w:sz="4" w:space="0" w:color="B27D49" w:themeColor="accent6"/>
          <w:bottom w:val="single" w:sz="4" w:space="0" w:color="B27D49" w:themeColor="accent6"/>
          <w:right w:val="single" w:sz="4" w:space="0" w:color="B27D49" w:themeColor="accent6"/>
          <w:insideH w:val="nil"/>
          <w:insideV w:val="nil"/>
        </w:tcBorders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Tabellagriglia4-colore2">
    <w:name w:val="Grid Table 4 Accent 2"/>
    <w:basedOn w:val="Tabellanormale"/>
    <w:uiPriority w:val="49"/>
    <w:rsid w:val="008F7AB9"/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character" w:styleId="Collegamentovisitato">
    <w:name w:val="FollowedHyperlink"/>
    <w:basedOn w:val="Carpredefinitoparagrafo"/>
    <w:uiPriority w:val="99"/>
    <w:semiHidden/>
    <w:unhideWhenUsed/>
    <w:rsid w:val="00B3387F"/>
    <w:rPr>
      <w:color w:val="B26B02" w:themeColor="followedHyperlink"/>
      <w:u w:val="single"/>
    </w:rPr>
  </w:style>
  <w:style w:type="paragraph" w:styleId="Sommario4">
    <w:name w:val="toc 4"/>
    <w:basedOn w:val="Normale"/>
    <w:next w:val="Normale"/>
    <w:autoRedefine/>
    <w:uiPriority w:val="39"/>
    <w:unhideWhenUsed/>
    <w:pPr>
      <w:spacing w:after="100"/>
      <w:ind w:left="660"/>
    </w:pPr>
  </w:style>
  <w:style w:type="character" w:customStyle="1" w:styleId="Titolo5Carattere">
    <w:name w:val="Titolo 5 Carattere"/>
    <w:basedOn w:val="Carpredefinitoparagrafo"/>
    <w:link w:val="Titolo5"/>
    <w:uiPriority w:val="9"/>
    <w:rsid w:val="0024257A"/>
    <w:rPr>
      <w:rFonts w:asciiTheme="majorHAnsi" w:eastAsiaTheme="majorEastAsia" w:hAnsiTheme="majorHAnsi" w:cstheme="majorBidi"/>
      <w:color w:val="7B230B" w:themeColor="accent1" w:themeShade="BF"/>
      <w:sz w:val="28"/>
    </w:rPr>
  </w:style>
  <w:style w:type="character" w:customStyle="1" w:styleId="hgkelc">
    <w:name w:val="hgkelc"/>
    <w:basedOn w:val="Carpredefinitoparagrafo"/>
    <w:rsid w:val="005F0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hyperlink" Target="mailto:m.atteo@gmail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eader" Target="header2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m.depalma6@studenti.unisa.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mailto:m.ario@gmail.com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Ross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5E616-9D4F-2A46-A5AF-7130E0B1E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87</Pages>
  <Words>7849</Words>
  <Characters>44743</Characters>
  <Application>Microsoft Office Word</Application>
  <DocSecurity>0</DocSecurity>
  <Lines>372</Lines>
  <Paragraphs>104</Paragraphs>
  <ScaleCrop>false</ScaleCrop>
  <Company/>
  <LinksUpToDate>false</LinksUpToDate>
  <CharactersWithSpaces>52488</CharactersWithSpaces>
  <SharedDoc>false</SharedDoc>
  <HLinks>
    <vt:vector size="282" baseType="variant">
      <vt:variant>
        <vt:i4>5242952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_MU_17_Dettagli_segnalazione</vt:lpwstr>
      </vt:variant>
      <vt:variant>
        <vt:i4>5242952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_MU_17_Dettagli_segnalazione</vt:lpwstr>
      </vt:variant>
      <vt:variant>
        <vt:i4>6881396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_MU_16_Lista_Segnalazioni</vt:lpwstr>
      </vt:variant>
      <vt:variant>
        <vt:i4>544211027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_MU_4_Homepage_–</vt:lpwstr>
      </vt:variant>
      <vt:variant>
        <vt:i4>86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_MU_8_Pagina_Prodotto</vt:lpwstr>
      </vt:variant>
      <vt:variant>
        <vt:i4>544211029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_MU_2_Homepage_–</vt:lpwstr>
      </vt:variant>
      <vt:variant>
        <vt:i4>4259922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_MU_10_Completa_acquisto</vt:lpwstr>
      </vt:variant>
      <vt:variant>
        <vt:i4>8192011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_MU_9_Carrello</vt:lpwstr>
      </vt:variant>
      <vt:variant>
        <vt:i4>8192011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_MU_9_Carrello</vt:lpwstr>
      </vt:variant>
      <vt:variant>
        <vt:i4>86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_MU_8_Pagina_Prodotto</vt:lpwstr>
      </vt:variant>
      <vt:variant>
        <vt:i4>86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_MU_8_Pagina_Prodotto</vt:lpwstr>
      </vt:variant>
      <vt:variant>
        <vt:i4>5242907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_MU_7_Ricerca_prodotto</vt:lpwstr>
      </vt:variant>
      <vt:variant>
        <vt:i4>7340064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_MU_1_Home_Page</vt:lpwstr>
      </vt:variant>
      <vt:variant>
        <vt:i4>3801150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_MU_14_Dettagli_ordine</vt:lpwstr>
      </vt:variant>
      <vt:variant>
        <vt:i4>1703965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_MU_13_Lista_Ordini</vt:lpwstr>
      </vt:variant>
      <vt:variant>
        <vt:i4>544211028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_MU_3_Homepage_–</vt:lpwstr>
      </vt:variant>
      <vt:variant>
        <vt:i4>4587593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_MU_12_Aggiungi_Prodotto</vt:lpwstr>
      </vt:variant>
      <vt:variant>
        <vt:i4>544211028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_MU_3_Homepage_–</vt:lpwstr>
      </vt:variant>
      <vt:variant>
        <vt:i4>2818147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_MU_3_Registrazione_venditore</vt:lpwstr>
      </vt:variant>
      <vt:variant>
        <vt:i4>544211028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_MU_3_Homepage_–</vt:lpwstr>
      </vt:variant>
      <vt:variant>
        <vt:i4>4522008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_MU_2_Registrazione_di</vt:lpwstr>
      </vt:variant>
      <vt:variant>
        <vt:i4>544211029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_MU_2_Homepage_–</vt:lpwstr>
      </vt:variant>
      <vt:variant>
        <vt:i4>1114224</vt:i4>
      </vt:variant>
      <vt:variant>
        <vt:i4>141</vt:i4>
      </vt:variant>
      <vt:variant>
        <vt:i4>0</vt:i4>
      </vt:variant>
      <vt:variant>
        <vt:i4>5</vt:i4>
      </vt:variant>
      <vt:variant>
        <vt:lpwstr>mailto:m.atteo@gmail.com</vt:lpwstr>
      </vt:variant>
      <vt:variant>
        <vt:lpwstr/>
      </vt:variant>
      <vt:variant>
        <vt:i4>131184</vt:i4>
      </vt:variant>
      <vt:variant>
        <vt:i4>138</vt:i4>
      </vt:variant>
      <vt:variant>
        <vt:i4>0</vt:i4>
      </vt:variant>
      <vt:variant>
        <vt:i4>5</vt:i4>
      </vt:variant>
      <vt:variant>
        <vt:lpwstr>mailto:m.ario@gmail.com</vt:lpwstr>
      </vt:variant>
      <vt:variant>
        <vt:lpwstr/>
      </vt:variant>
      <vt:variant>
        <vt:i4>5570609</vt:i4>
      </vt:variant>
      <vt:variant>
        <vt:i4>135</vt:i4>
      </vt:variant>
      <vt:variant>
        <vt:i4>0</vt:i4>
      </vt:variant>
      <vt:variant>
        <vt:i4>5</vt:i4>
      </vt:variant>
      <vt:variant>
        <vt:lpwstr>mailto:m.depalma6@studenti.unisa.it</vt:lpwstr>
      </vt:variant>
      <vt:variant>
        <vt:lpwstr/>
      </vt:variant>
      <vt:variant>
        <vt:i4>1507383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_Toc95649716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_Toc95649715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_Toc95649714</vt:lpwstr>
      </vt:variant>
      <vt:variant>
        <vt:i4>1179703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_Toc95649713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_Toc95649712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_Toc95649711</vt:lpwstr>
      </vt:variant>
      <vt:variant>
        <vt:i4>1114167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_Toc95649710</vt:lpwstr>
      </vt:variant>
      <vt:variant>
        <vt:i4>1572918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_Toc95649709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_Toc95649708</vt:lpwstr>
      </vt:variant>
      <vt:variant>
        <vt:i4>1441846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_Toc95649707</vt:lpwstr>
      </vt:variant>
      <vt:variant>
        <vt:i4>1507382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_Toc95649706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_Toc95649705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_Toc95649704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_Toc95649703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_Toc95649702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_Toc95649701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_Toc95649700</vt:lpwstr>
      </vt:variant>
      <vt:variant>
        <vt:i4>1638463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_Toc95649699</vt:lpwstr>
      </vt:variant>
      <vt:variant>
        <vt:i4>1572927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_Toc95649698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_Toc95649697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_Toc95649696</vt:lpwstr>
      </vt:variant>
      <vt:variant>
        <vt:i4>1376319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_Toc95649695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abbatiello</dc:creator>
  <cp:keywords/>
  <dc:description/>
  <cp:lastModifiedBy>Marco De Palma</cp:lastModifiedBy>
  <cp:revision>2</cp:revision>
  <dcterms:created xsi:type="dcterms:W3CDTF">2022-02-15T14:26:00Z</dcterms:created>
  <dcterms:modified xsi:type="dcterms:W3CDTF">2022-02-15T14:26:00Z</dcterms:modified>
  <dc:language>it-IT</dc:language>
</cp:coreProperties>
</file>